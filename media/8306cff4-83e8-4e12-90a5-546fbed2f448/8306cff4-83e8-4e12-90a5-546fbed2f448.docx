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7CA8" w14:textId="77777777" w:rsidR="00B45FFD" w:rsidRDefault="00B45FFD">
      <w:pPr>
        <w:spacing w:line="240" w:lineRule="auto"/>
        <w:rPr>
          <w:rFonts w:asciiTheme="minorHAnsi" w:hAnsiTheme="minorHAnsi" w:cs="Calibri"/>
          <w:sz w:val="12"/>
          <w:szCs w:val="12"/>
        </w:rPr>
      </w:pPr>
    </w:p>
    <w:tbl>
      <w:tblPr>
        <w:tblW w:w="10709" w:type="dxa"/>
        <w:tblInd w:w="-195" w:type="dxa"/>
        <w:tblLayout w:type="fixed"/>
        <w:tblCellMar>
          <w:top w:w="144" w:type="dxa"/>
          <w:left w:w="144" w:type="dxa"/>
          <w:bottom w:w="144" w:type="dxa"/>
          <w:right w:w="144" w:type="dxa"/>
        </w:tblCellMar>
        <w:tblLook w:val="0600" w:firstRow="0" w:lastRow="0" w:firstColumn="0" w:lastColumn="0" w:noHBand="1" w:noVBand="1"/>
        <w:tblPrChange w:id="0" w:author="عبدالرحمن سعيد محمد احمد" w:date="2025-06-06T02:51:00Z" w16du:dateUtc="2025-06-05T23:51:00Z">
          <w:tblPr>
            <w:tblW w:w="10631" w:type="dxa"/>
            <w:tblInd w:w="-195" w:type="dxa"/>
            <w:tblCellMar>
              <w:top w:w="144" w:type="dxa"/>
              <w:left w:w="144" w:type="dxa"/>
              <w:bottom w:w="144" w:type="dxa"/>
              <w:right w:w="144" w:type="dxa"/>
            </w:tblCellMar>
            <w:tblLook w:val="0600" w:firstRow="0" w:lastRow="0" w:firstColumn="0" w:lastColumn="0" w:noHBand="1" w:noVBand="1"/>
          </w:tblPr>
        </w:tblPrChange>
      </w:tblPr>
      <w:tblGrid>
        <w:gridCol w:w="8385"/>
        <w:gridCol w:w="2324"/>
        <w:tblGridChange w:id="1">
          <w:tblGrid>
            <w:gridCol w:w="6785"/>
            <w:gridCol w:w="1600"/>
            <w:gridCol w:w="2324"/>
          </w:tblGrid>
        </w:tblGridChange>
      </w:tblGrid>
      <w:tr w:rsidR="00B45FFD" w14:paraId="287BF678" w14:textId="77777777" w:rsidTr="00C510B9">
        <w:trPr>
          <w:trHeight w:val="12636"/>
          <w:trPrChange w:id="2" w:author="عبدالرحمن سعيد محمد احمد" w:date="2025-06-06T02:51:00Z" w16du:dateUtc="2025-06-05T23:51:00Z">
            <w:trPr>
              <w:trHeight w:val="12636"/>
            </w:trPr>
          </w:trPrChange>
        </w:trPr>
        <w:tc>
          <w:tcPr>
            <w:tcW w:w="8385" w:type="dxa"/>
            <w:shd w:val="clear" w:color="auto" w:fill="auto"/>
            <w:tcPrChange w:id="3" w:author="عبدالرحمن سعيد محمد احمد" w:date="2025-06-06T02:51:00Z" w16du:dateUtc="2025-06-05T23:51:00Z">
              <w:tcPr>
                <w:tcW w:w="7469" w:type="dxa"/>
                <w:shd w:val="clear" w:color="auto" w:fill="auto"/>
              </w:tcPr>
            </w:tcPrChange>
          </w:tcPr>
          <w:p w14:paraId="13842515" w14:textId="77777777" w:rsidR="00B45FFD" w:rsidRDefault="00000000">
            <w:pPr>
              <w:pStyle w:val="Title"/>
              <w:rPr>
                <w:rFonts w:eastAsia="Montserrat" w:cs="Calibri"/>
                <w:sz w:val="48"/>
                <w:szCs w:val="48"/>
              </w:rPr>
            </w:pPr>
            <w:bookmarkStart w:id="4" w:name="_x8fm1uorkbaw"/>
            <w:bookmarkEnd w:id="4"/>
            <w:r>
              <w:rPr>
                <w:rFonts w:eastAsia="Montserrat" w:cs="Calibri"/>
                <w:sz w:val="48"/>
                <w:szCs w:val="48"/>
              </w:rPr>
              <w:t>Abdulrahman Saeed Elshafie</w:t>
            </w:r>
          </w:p>
          <w:p w14:paraId="4F8F4768" w14:textId="77777777" w:rsidR="00B45FFD" w:rsidRDefault="00000000">
            <w:pPr>
              <w:pStyle w:val="Subtitle"/>
              <w:rPr>
                <w:rFonts w:asciiTheme="majorHAnsi" w:eastAsia="Montserrat" w:hAnsiTheme="majorHAnsi" w:cs="Calibri"/>
                <w:b/>
                <w:sz w:val="36"/>
                <w:szCs w:val="36"/>
              </w:rPr>
            </w:pPr>
            <w:bookmarkStart w:id="5" w:name="_ymi089liagec"/>
            <w:bookmarkEnd w:id="5"/>
            <w:r>
              <w:rPr>
                <w:rFonts w:asciiTheme="majorHAnsi" w:eastAsia="Montserrat" w:hAnsiTheme="majorHAnsi" w:cs="Calibri"/>
                <w:b/>
                <w:sz w:val="36"/>
                <w:szCs w:val="36"/>
              </w:rPr>
              <w:t xml:space="preserve">Software Engineer </w:t>
            </w:r>
          </w:p>
          <w:p w14:paraId="46B34423" w14:textId="77777777" w:rsidR="00B45FFD" w:rsidRDefault="00000000">
            <w:pPr>
              <w:pStyle w:val="Heading1"/>
              <w:rPr>
                <w:rFonts w:eastAsia="Open Sans" w:cs="Calibri"/>
              </w:rPr>
            </w:pPr>
            <w:r>
              <w:rPr>
                <w:rFonts w:eastAsia="Open Sans" w:cs="Calibri"/>
              </w:rPr>
              <w:t>Summary</w:t>
            </w:r>
          </w:p>
          <w:p w14:paraId="6649C702" w14:textId="4AB128C3" w:rsidR="00B45FFD" w:rsidDel="00CD0357" w:rsidRDefault="00000000" w:rsidP="00CD0357">
            <w:pPr>
              <w:rPr>
                <w:del w:id="6" w:author="عبدالرحمن سعيد محمد احمد" w:date="2025-06-06T02:15:00Z" w16du:dateUtc="2025-06-05T23:15:00Z"/>
                <w:rFonts w:asciiTheme="minorHAnsi" w:hAnsiTheme="minorHAnsi"/>
              </w:rPr>
            </w:pPr>
            <w:r>
              <w:rPr>
                <w:rFonts w:asciiTheme="minorHAnsi" w:hAnsiTheme="minorHAnsi"/>
              </w:rPr>
              <w:t xml:space="preserve">Starting </w:t>
            </w:r>
            <w:del w:id="7" w:author="عبدالرحمن سعيد محمد احمد" w:date="2025-06-06T02:40:00Z" w16du:dateUtc="2025-06-05T23:40:00Z">
              <w:r w:rsidDel="00463BEE">
                <w:rPr>
                  <w:rFonts w:asciiTheme="minorHAnsi" w:hAnsiTheme="minorHAnsi"/>
                </w:rPr>
                <w:delText>in</w:delText>
              </w:r>
            </w:del>
            <w:ins w:id="8" w:author="عبدالرحمن سعيد محمد احمد" w:date="2025-06-06T02:40:00Z" w16du:dateUtc="2025-06-05T23:40:00Z">
              <w:r w:rsidR="00463BEE">
                <w:rPr>
                  <w:rFonts w:asciiTheme="minorHAnsi" w:hAnsiTheme="minorHAnsi"/>
                </w:rPr>
                <w:t>with</w:t>
              </w:r>
            </w:ins>
            <w:r>
              <w:rPr>
                <w:rFonts w:asciiTheme="minorHAnsi" w:hAnsiTheme="minorHAnsi"/>
              </w:rPr>
              <w:t xml:space="preserve"> digital marketing, I developed a strong foundation in understanding user behavior and creating actionable strategies. This led me to software engineering, where I build user-centric, efficient backend systems. With experience in both marketing and software development, I bring a unique perspective that combines analytical thinking with technical expertise. I’m eager to contribute to a growing team.</w:t>
            </w:r>
          </w:p>
          <w:p w14:paraId="37647ED4" w14:textId="77777777" w:rsidR="00B45FFD" w:rsidRDefault="00B45FFD" w:rsidP="00CD0357">
            <w:pPr>
              <w:rPr>
                <w:rFonts w:asciiTheme="minorHAnsi" w:hAnsiTheme="minorHAnsi"/>
              </w:rPr>
            </w:pPr>
          </w:p>
          <w:p w14:paraId="6E80B52C" w14:textId="1F01380F" w:rsidR="00CD0357" w:rsidRPr="00CD0357" w:rsidRDefault="00000000" w:rsidP="00CD0357">
            <w:pPr>
              <w:pStyle w:val="Heading1"/>
              <w:rPr>
                <w:rFonts w:eastAsia="Open Sans" w:cs="Calibri"/>
              </w:rPr>
            </w:pPr>
            <w:bookmarkStart w:id="9" w:name="_brxqykbplton"/>
            <w:bookmarkEnd w:id="9"/>
            <w:r>
              <w:rPr>
                <w:rFonts w:eastAsia="Open Sans" w:cs="Calibri"/>
              </w:rPr>
              <w:t>Projects</w:t>
            </w:r>
          </w:p>
          <w:p w14:paraId="4A67FB5E" w14:textId="77777777" w:rsidR="00B45FFD" w:rsidRDefault="00000000">
            <w:pPr>
              <w:pStyle w:val="Heading2"/>
              <w:rPr>
                <w:rFonts w:cs="Calibri"/>
              </w:rPr>
            </w:pPr>
            <w:r>
              <w:rPr>
                <w:rFonts w:cs="Calibri"/>
              </w:rPr>
              <w:t>NoteR</w:t>
            </w:r>
          </w:p>
          <w:p w14:paraId="12232F53" w14:textId="77777777" w:rsidR="00B45FFD" w:rsidRDefault="00000000">
            <w:pPr>
              <w:rPr>
                <w:rFonts w:asciiTheme="minorHAnsi" w:hAnsiTheme="minorHAnsi" w:cs="Calibri"/>
              </w:rPr>
            </w:pPr>
            <w:r>
              <w:rPr>
                <w:rFonts w:asciiTheme="minorHAnsi" w:hAnsiTheme="minorHAnsi" w:cs="Calibri"/>
              </w:rPr>
              <w:t xml:space="preserve">A cutting-edge app designed to elevate your note-taking experience by integrating advanced AI technologies. I built it with Note Recommendation, Smart Search, and Chatting features using Flutter and Gemini API. </w:t>
            </w:r>
          </w:p>
          <w:p w14:paraId="6ADB4563" w14:textId="77777777" w:rsidR="00B45FFD" w:rsidRDefault="00000000">
            <w:pPr>
              <w:pStyle w:val="Heading2"/>
              <w:rPr>
                <w:rFonts w:cs="Calibri"/>
              </w:rPr>
            </w:pPr>
            <w:r>
              <w:rPr>
                <w:rFonts w:cs="Calibri"/>
              </w:rPr>
              <w:t xml:space="preserve">See For Me </w:t>
            </w:r>
          </w:p>
          <w:p w14:paraId="7901D6AE" w14:textId="77777777" w:rsidR="00B45FFD" w:rsidRDefault="00000000">
            <w:pPr>
              <w:rPr>
                <w:rFonts w:asciiTheme="minorHAnsi" w:hAnsiTheme="minorHAnsi" w:cs="Calibri"/>
              </w:rPr>
            </w:pPr>
            <w:r>
              <w:rPr>
                <w:rFonts w:asciiTheme="minorHAnsi" w:hAnsiTheme="minorHAnsi" w:cs="Calibri"/>
              </w:rPr>
              <w:t xml:space="preserve">Developing an AI-powered assistive system for the blind. The app includes Reading, Perception, Visual Query Answering, and Outdoor Navigation using DL models, Gemini API, Flutter, and built the Outdoor Navigation algorithm from scratch. </w:t>
            </w:r>
          </w:p>
          <w:p w14:paraId="5695CAD2" w14:textId="77777777" w:rsidR="00B45FFD" w:rsidRDefault="00000000">
            <w:pPr>
              <w:pStyle w:val="Heading2"/>
              <w:rPr>
                <w:rFonts w:cs="Calibri"/>
              </w:rPr>
            </w:pPr>
            <w:r>
              <w:rPr>
                <w:rFonts w:cs="Calibri"/>
              </w:rPr>
              <w:t>Fraud Detection for Utilities (STEG Dataset - Unbalanced Data)</w:t>
            </w:r>
          </w:p>
          <w:p w14:paraId="4B92ACA3" w14:textId="77777777" w:rsidR="00B45FFD" w:rsidRDefault="00000000">
            <w:pPr>
              <w:rPr>
                <w:rFonts w:asciiTheme="minorHAnsi" w:hAnsiTheme="minorHAnsi" w:cs="Calibri"/>
              </w:rPr>
            </w:pPr>
            <w:r>
              <w:rPr>
                <w:rFonts w:asciiTheme="minorHAnsi" w:hAnsiTheme="minorHAnsi" w:cs="Calibri"/>
              </w:rPr>
              <w:t>Achieved 0.85 accuracy, recall, and precision in identifying electricity and gas theft patterns using ML models for classification, Pandas, Numpy and other statistics packages for data processing and visualization.</w:t>
            </w:r>
          </w:p>
          <w:p w14:paraId="54F5B497" w14:textId="77777777" w:rsidR="00B45FFD" w:rsidRDefault="00B45FFD">
            <w:pPr>
              <w:rPr>
                <w:rFonts w:asciiTheme="minorHAnsi" w:hAnsiTheme="minorHAnsi" w:cs="Calibri"/>
              </w:rPr>
            </w:pPr>
          </w:p>
          <w:p w14:paraId="711DFAB7" w14:textId="4662AAB4" w:rsidR="00B45FFD" w:rsidDel="00CD0357" w:rsidRDefault="00B45FFD">
            <w:pPr>
              <w:pStyle w:val="Heading1"/>
              <w:rPr>
                <w:del w:id="10" w:author="عبدالرحمن سعيد محمد احمد" w:date="2025-06-06T02:15:00Z" w16du:dateUtc="2025-06-05T23:15:00Z"/>
                <w:rFonts w:eastAsia="Open Sans" w:cs="Calibri"/>
              </w:rPr>
            </w:pPr>
          </w:p>
          <w:p w14:paraId="24AADC80" w14:textId="77777777" w:rsidR="00CD0357" w:rsidRDefault="00CD0357" w:rsidP="00CD0357">
            <w:pPr>
              <w:rPr>
                <w:ins w:id="11" w:author="عبدالرحمن سعيد محمد احمد" w:date="2025-06-06T02:15:00Z" w16du:dateUtc="2025-06-05T23:15:00Z"/>
              </w:rPr>
            </w:pPr>
          </w:p>
          <w:p w14:paraId="6D94FB56" w14:textId="77777777" w:rsidR="00CD0357" w:rsidRDefault="00CD0357" w:rsidP="00CD0357">
            <w:pPr>
              <w:rPr>
                <w:ins w:id="12" w:author="عبدالرحمن سعيد محمد احمد" w:date="2025-06-06T02:50:00Z" w16du:dateUtc="2025-06-05T23:50:00Z"/>
              </w:rPr>
            </w:pPr>
          </w:p>
          <w:p w14:paraId="26918CAC" w14:textId="77777777" w:rsidR="00285F21" w:rsidRDefault="00285F21" w:rsidP="00CD0357">
            <w:pPr>
              <w:rPr>
                <w:ins w:id="13" w:author="عبدالرحمن سعيد محمد احمد" w:date="2025-06-06T02:52:00Z" w16du:dateUtc="2025-06-05T23:52:00Z"/>
              </w:rPr>
            </w:pPr>
          </w:p>
          <w:p w14:paraId="6A683F5C" w14:textId="77777777" w:rsidR="00A14107" w:rsidRDefault="00A14107" w:rsidP="00CD0357">
            <w:pPr>
              <w:rPr>
                <w:ins w:id="14" w:author="عبدالرحمن سعيد محمد احمد" w:date="2025-06-06T02:51:00Z" w16du:dateUtc="2025-06-05T23:51:00Z"/>
              </w:rPr>
            </w:pPr>
          </w:p>
          <w:p w14:paraId="2B2542A8" w14:textId="77777777" w:rsidR="00C510B9" w:rsidRPr="00CD0357" w:rsidRDefault="00C510B9" w:rsidP="00CD0357">
            <w:pPr>
              <w:rPr>
                <w:ins w:id="15" w:author="عبدالرحمن سعيد محمد احمد" w:date="2025-06-06T02:15:00Z" w16du:dateUtc="2025-06-05T23:15:00Z"/>
                <w:rPrChange w:id="16" w:author="عبدالرحمن سعيد محمد احمد" w:date="2025-06-06T02:15:00Z" w16du:dateUtc="2025-06-05T23:15:00Z">
                  <w:rPr>
                    <w:ins w:id="17" w:author="عبدالرحمن سعيد محمد احمد" w:date="2025-06-06T02:15:00Z" w16du:dateUtc="2025-06-05T23:15:00Z"/>
                    <w:rFonts w:eastAsia="Open Sans" w:cs="Calibri"/>
                  </w:rPr>
                </w:rPrChange>
              </w:rPr>
              <w:pPrChange w:id="18" w:author="عبدالرحمن سعيد محمد احمد" w:date="2025-06-06T02:15:00Z" w16du:dateUtc="2025-06-05T23:15:00Z">
                <w:pPr>
                  <w:pStyle w:val="Heading1"/>
                </w:pPr>
              </w:pPrChange>
            </w:pPr>
          </w:p>
          <w:p w14:paraId="262833F8" w14:textId="523B88F1" w:rsidR="00B45FFD" w:rsidDel="00CD0357" w:rsidRDefault="00B45FFD">
            <w:pPr>
              <w:pStyle w:val="Heading1"/>
              <w:rPr>
                <w:del w:id="19" w:author="عبدالرحمن سعيد محمد احمد" w:date="2025-06-06T02:15:00Z" w16du:dateUtc="2025-06-05T23:15:00Z"/>
                <w:rFonts w:eastAsia="Open Sans" w:cs="Calibri"/>
              </w:rPr>
            </w:pPr>
          </w:p>
          <w:p w14:paraId="6F5E83BD" w14:textId="51015F50" w:rsidR="00B45FFD" w:rsidDel="00CD0357" w:rsidRDefault="00B45FFD">
            <w:pPr>
              <w:pStyle w:val="Heading1"/>
              <w:rPr>
                <w:del w:id="20" w:author="عبدالرحمن سعيد محمد احمد" w:date="2025-06-06T02:15:00Z" w16du:dateUtc="2025-06-05T23:15:00Z"/>
                <w:rFonts w:eastAsia="Open Sans" w:cs="Calibri"/>
              </w:rPr>
            </w:pPr>
          </w:p>
          <w:p w14:paraId="17F0D0EA" w14:textId="77777777" w:rsidR="00B45FFD" w:rsidRDefault="00000000">
            <w:pPr>
              <w:pStyle w:val="Heading1"/>
              <w:rPr>
                <w:rFonts w:eastAsia="Open Sans" w:cs="Calibri"/>
              </w:rPr>
            </w:pPr>
            <w:r>
              <w:rPr>
                <w:rFonts w:eastAsia="Open Sans" w:cs="Calibri"/>
              </w:rPr>
              <w:t xml:space="preserve">Experience </w:t>
            </w:r>
          </w:p>
          <w:p w14:paraId="0C8B602D" w14:textId="0B5B609D" w:rsidR="00B45FFD" w:rsidRDefault="00000000">
            <w:pPr>
              <w:pStyle w:val="Heading2"/>
              <w:rPr>
                <w:rFonts w:cs="Calibri"/>
              </w:rPr>
            </w:pPr>
            <w:del w:id="21" w:author="عبدالرحمن سعيد محمد احمد" w:date="2025-06-06T02:17:00Z" w16du:dateUtc="2025-06-05T23:17:00Z">
              <w:r w:rsidDel="00CD0357">
                <w:rPr>
                  <w:rFonts w:cs="Calibri"/>
                </w:rPr>
                <w:delText>PioneersNow</w:delText>
              </w:r>
            </w:del>
            <w:ins w:id="22" w:author="عبدالرحمن سعيد محمد احمد" w:date="2025-06-06T02:17:00Z" w16du:dateUtc="2025-06-05T23:17:00Z">
              <w:r w:rsidR="00CD0357">
                <w:rPr>
                  <w:rFonts w:cs="Calibri"/>
                </w:rPr>
                <w:t>SodaMarketing AI</w:t>
              </w:r>
            </w:ins>
            <w:r>
              <w:rPr>
                <w:rFonts w:cs="Calibri"/>
              </w:rPr>
              <w:t>, Hybrid</w:t>
            </w:r>
          </w:p>
          <w:p w14:paraId="59F5568B" w14:textId="2642A7EF" w:rsidR="00B45FFD" w:rsidRDefault="00000000">
            <w:pPr>
              <w:spacing w:before="0" w:line="240" w:lineRule="auto"/>
              <w:rPr>
                <w:del w:id="23" w:author="Unknown Author" w:date="2024-10-25T20:53:00Z"/>
                <w:rFonts w:asciiTheme="majorHAnsi" w:hAnsiTheme="majorHAnsi" w:cs="Calibri"/>
                <w:b/>
                <w:color w:val="000000"/>
                <w:sz w:val="22"/>
                <w:szCs w:val="22"/>
              </w:rPr>
            </w:pPr>
            <w:del w:id="24" w:author="عبدالرحمن سعيد محمد احمد" w:date="2025-06-06T02:16:00Z" w16du:dateUtc="2025-06-05T23:16:00Z">
              <w:r w:rsidDel="00CD0357">
                <w:rPr>
                  <w:rFonts w:asciiTheme="majorHAnsi" w:eastAsia="Open Sans" w:hAnsiTheme="majorHAnsi" w:cs="Calibri"/>
                  <w:b/>
                  <w:color w:val="000000"/>
                  <w:sz w:val="22"/>
                  <w:szCs w:val="22"/>
                </w:rPr>
                <w:delText>Python Developer</w:delText>
              </w:r>
            </w:del>
            <w:ins w:id="25" w:author="عبدالرحمن سعيد محمد احمد" w:date="2025-06-06T02:16:00Z" w16du:dateUtc="2025-06-05T23:16:00Z">
              <w:r w:rsidR="00CD0357">
                <w:rPr>
                  <w:rFonts w:asciiTheme="majorHAnsi" w:eastAsia="Open Sans" w:hAnsiTheme="majorHAnsi" w:cs="Calibri"/>
                  <w:b/>
                  <w:color w:val="000000"/>
                  <w:sz w:val="22"/>
                  <w:szCs w:val="22"/>
                </w:rPr>
                <w:t>Backend &amp; AI Engineer</w:t>
              </w:r>
            </w:ins>
            <w:r>
              <w:rPr>
                <w:rFonts w:asciiTheme="majorHAnsi" w:eastAsia="Open Sans" w:hAnsiTheme="majorHAnsi" w:cs="Calibri"/>
                <w:b/>
                <w:color w:val="000000"/>
                <w:sz w:val="22"/>
                <w:szCs w:val="22"/>
              </w:rPr>
              <w:t xml:space="preserve"> | </w:t>
            </w:r>
            <w:r>
              <w:rPr>
                <w:rFonts w:asciiTheme="minorHAnsi" w:eastAsia="Open Sans" w:hAnsiTheme="minorHAnsi" w:cs="Calibri"/>
                <w:color w:val="000000"/>
                <w:sz w:val="20"/>
                <w:szCs w:val="20"/>
              </w:rPr>
              <w:t xml:space="preserve">August </w:t>
            </w:r>
            <w:r>
              <w:rPr>
                <w:rFonts w:asciiTheme="minorHAnsi" w:eastAsia="Open Sans" w:hAnsiTheme="minorHAnsi" w:cs="Calibri"/>
                <w:color w:val="000000"/>
                <w:sz w:val="20"/>
                <w:szCs w:val="20"/>
                <w:lang w:val="en-US"/>
              </w:rPr>
              <w:t xml:space="preserve">2024 </w:t>
            </w:r>
            <w:r>
              <w:rPr>
                <w:rFonts w:asciiTheme="minorHAnsi" w:eastAsia="Open Sans" w:hAnsiTheme="minorHAnsi" w:cs="Calibri"/>
                <w:color w:val="000000"/>
                <w:sz w:val="20"/>
                <w:szCs w:val="20"/>
              </w:rPr>
              <w:t xml:space="preserve">– </w:t>
            </w:r>
            <w:r>
              <w:rPr>
                <w:rFonts w:asciiTheme="minorHAnsi" w:eastAsia="Open Sans" w:hAnsiTheme="minorHAnsi" w:cs="Calibri"/>
                <w:color w:val="000000"/>
                <w:sz w:val="20"/>
                <w:szCs w:val="20"/>
                <w:lang w:val="en-US"/>
              </w:rPr>
              <w:t>Present</w:t>
            </w:r>
          </w:p>
          <w:p w14:paraId="3405F52D" w14:textId="77777777" w:rsidR="00B45FFD" w:rsidRDefault="00000000">
            <w:pPr>
              <w:spacing w:before="0" w:line="240" w:lineRule="auto"/>
              <w:rPr>
                <w:del w:id="26" w:author="Unknown Author" w:date="2024-10-25T20:51:00Z"/>
                <w:rFonts w:asciiTheme="majorHAnsi" w:hAnsiTheme="majorHAnsi" w:cs="Calibri"/>
                <w:b/>
                <w:color w:val="000000"/>
                <w:sz w:val="22"/>
                <w:szCs w:val="22"/>
              </w:rPr>
            </w:pPr>
            <w:del w:id="27" w:author="Unknown Author" w:date="2024-10-25T20:51:00Z">
              <w:r>
                <w:rPr>
                  <w:rFonts w:ascii="Aptos" w:hAnsi="Aptos" w:cs="Calibri"/>
                </w:rPr>
                <w:delText>Design, implement, and maintain backend architecture using Python</w:delText>
              </w:r>
            </w:del>
          </w:p>
          <w:p w14:paraId="639BA1A7" w14:textId="77777777" w:rsidR="00B45FFD" w:rsidRDefault="00000000">
            <w:pPr>
              <w:spacing w:before="0" w:line="240" w:lineRule="auto"/>
              <w:rPr>
                <w:del w:id="28" w:author="Unknown Author" w:date="2024-10-25T20:51:00Z"/>
                <w:rFonts w:asciiTheme="minorHAnsi" w:hAnsiTheme="minorHAnsi" w:cs="Calibri"/>
              </w:rPr>
            </w:pPr>
            <w:del w:id="29" w:author="Unknown Author" w:date="2024-10-25T20:51:00Z">
              <w:r>
                <w:rPr>
                  <w:rFonts w:ascii="Aptos" w:hAnsi="Aptos" w:cs="Calibri"/>
                </w:rPr>
                <w:delText>Integrate machine learning models into backend systems.</w:delText>
              </w:r>
            </w:del>
          </w:p>
          <w:p w14:paraId="6495697E" w14:textId="77777777" w:rsidR="00B45FFD" w:rsidRDefault="00B45FFD">
            <w:pPr>
              <w:spacing w:before="0" w:line="240" w:lineRule="auto"/>
              <w:rPr>
                <w:del w:id="30" w:author="Unknown Author" w:date="2024-10-25T20:51:00Z"/>
              </w:rPr>
            </w:pPr>
          </w:p>
          <w:p w14:paraId="52FD0135" w14:textId="77777777" w:rsidR="00B45FFD" w:rsidRDefault="00B45FFD">
            <w:pPr>
              <w:spacing w:before="0" w:line="240" w:lineRule="auto"/>
              <w:rPr>
                <w:ins w:id="31" w:author="Unknown Author" w:date="2024-10-25T20:53:00Z"/>
                <w:rFonts w:asciiTheme="minorHAnsi" w:hAnsiTheme="minorHAnsi" w:cs="Calibri"/>
              </w:rPr>
            </w:pPr>
          </w:p>
          <w:p w14:paraId="4F242073" w14:textId="04C7D82A" w:rsidR="00B45FFD" w:rsidDel="00CD0357" w:rsidRDefault="00CD0357" w:rsidP="00862617">
            <w:pPr>
              <w:numPr>
                <w:ilvl w:val="0"/>
                <w:numId w:val="9"/>
              </w:numPr>
              <w:spacing w:before="0" w:line="240" w:lineRule="auto"/>
              <w:rPr>
                <w:ins w:id="32" w:author="Unknown Author" w:date="2024-10-25T20:53:00Z"/>
                <w:del w:id="33" w:author="عبدالرحمن سعيد محمد احمد" w:date="2025-06-06T02:18:00Z" w16du:dateUtc="2025-06-05T23:18:00Z"/>
                <w:rFonts w:asciiTheme="minorHAnsi" w:hAnsiTheme="minorHAnsi" w:cs="Calibri"/>
              </w:rPr>
              <w:pPrChange w:id="34" w:author="عبدالرحمن سعيد محمد احمد" w:date="2025-06-06T02:44:00Z" w16du:dateUtc="2025-06-05T23:44:00Z">
                <w:pPr>
                  <w:numPr>
                    <w:numId w:val="7"/>
                  </w:numPr>
                  <w:tabs>
                    <w:tab w:val="num" w:pos="180"/>
                  </w:tabs>
                  <w:spacing w:before="0" w:line="240" w:lineRule="auto"/>
                  <w:ind w:left="900" w:hanging="360"/>
                </w:pPr>
              </w:pPrChange>
            </w:pPr>
            <w:ins w:id="35" w:author="عبدالرحمن سعيد محمد احمد" w:date="2025-06-06T02:18:00Z">
              <w:r w:rsidRPr="00CD0357">
                <w:rPr>
                  <w:rFonts w:ascii="Aptos" w:hAnsi="Aptos" w:cs="Calibri"/>
                </w:rPr>
                <w:t xml:space="preserve">Launched an AI-driven image generation workflow that produces campaign-ready </w:t>
              </w:r>
            </w:ins>
            <w:ins w:id="36" w:author="عبدالرحمن سعيد محمد احمد" w:date="2025-06-06T02:19:00Z" w16du:dateUtc="2025-06-05T23:19:00Z">
              <w:r>
                <w:rPr>
                  <w:rFonts w:ascii="Aptos" w:hAnsi="Aptos" w:cs="Calibri"/>
                </w:rPr>
                <w:t>designs</w:t>
              </w:r>
            </w:ins>
            <w:ins w:id="37" w:author="عبدالرحمن سعيد محمد احمد" w:date="2025-06-06T02:34:00Z" w16du:dateUtc="2025-06-05T23:34:00Z">
              <w:r w:rsidR="00C43438">
                <w:rPr>
                  <w:rFonts w:ascii="Aptos" w:hAnsi="Aptos" w:cs="Calibri"/>
                </w:rPr>
                <w:t>, ensuring creative and world</w:t>
              </w:r>
            </w:ins>
            <w:ins w:id="38" w:author="عبدالرحمن سعيد محمد احمد" w:date="2025-06-06T02:39:00Z" w16du:dateUtc="2025-06-05T23:39:00Z">
              <w:r w:rsidR="0021379D">
                <w:rPr>
                  <w:rFonts w:ascii="Aptos" w:hAnsi="Aptos" w:cs="Calibri"/>
                </w:rPr>
                <w:t>-</w:t>
              </w:r>
            </w:ins>
            <w:ins w:id="39" w:author="عبدالرحمن سعيد محمد احمد" w:date="2025-06-06T02:34:00Z" w16du:dateUtc="2025-06-05T23:34:00Z">
              <w:r w:rsidR="00C43438">
                <w:rPr>
                  <w:rFonts w:ascii="Aptos" w:hAnsi="Aptos" w:cs="Calibri"/>
                </w:rPr>
                <w:t xml:space="preserve">class output. </w:t>
              </w:r>
            </w:ins>
            <w:ins w:id="40" w:author="Unknown Author" w:date="2024-10-25T20:53:00Z">
              <w:del w:id="41" w:author="عبدالرحمن سعيد محمد احمد" w:date="2025-06-06T02:18:00Z" w16du:dateUtc="2025-06-05T23:18:00Z">
                <w:r w:rsidR="00000000" w:rsidDel="00CD0357">
                  <w:rPr>
                    <w:rFonts w:ascii="Aptos" w:hAnsi="Aptos" w:cs="Calibri"/>
                  </w:rPr>
                  <w:delText>Design, implement, and maintain backend architecture using Python</w:delText>
                </w:r>
              </w:del>
            </w:ins>
          </w:p>
          <w:p w14:paraId="1A483ED2" w14:textId="77777777" w:rsidR="00CD0357" w:rsidRPr="00CD0357" w:rsidRDefault="00CD0357" w:rsidP="00862617">
            <w:pPr>
              <w:numPr>
                <w:ilvl w:val="0"/>
                <w:numId w:val="9"/>
              </w:numPr>
              <w:spacing w:before="0" w:line="240" w:lineRule="auto"/>
              <w:rPr>
                <w:ins w:id="42" w:author="عبدالرحمن سعيد محمد احمد" w:date="2025-06-06T02:18:00Z" w16du:dateUtc="2025-06-05T23:18:00Z"/>
                <w:rFonts w:asciiTheme="minorHAnsi" w:hAnsiTheme="minorHAnsi" w:cs="Calibri"/>
                <w:rPrChange w:id="43" w:author="عبدالرحمن سعيد محمد احمد" w:date="2025-06-06T02:18:00Z" w16du:dateUtc="2025-06-05T23:18:00Z">
                  <w:rPr>
                    <w:ins w:id="44" w:author="عبدالرحمن سعيد محمد احمد" w:date="2025-06-06T02:18:00Z" w16du:dateUtc="2025-06-05T23:18:00Z"/>
                    <w:rFonts w:ascii="Aptos" w:hAnsi="Aptos" w:cs="Calibri"/>
                  </w:rPr>
                </w:rPrChange>
              </w:rPr>
              <w:pPrChange w:id="45" w:author="عبدالرحمن سعيد محمد احمد" w:date="2025-06-06T02:44:00Z" w16du:dateUtc="2025-06-05T23:44:00Z">
                <w:pPr>
                  <w:numPr>
                    <w:numId w:val="7"/>
                  </w:numPr>
                  <w:tabs>
                    <w:tab w:val="num" w:pos="180"/>
                  </w:tabs>
                  <w:spacing w:before="0" w:line="240" w:lineRule="auto"/>
                  <w:ind w:left="900" w:hanging="360"/>
                </w:pPr>
              </w:pPrChange>
            </w:pPr>
          </w:p>
          <w:p w14:paraId="37FDBF95" w14:textId="302E15B8" w:rsidR="00B45FFD" w:rsidRPr="00862617" w:rsidDel="00862617" w:rsidRDefault="00CD0357" w:rsidP="00862617">
            <w:pPr>
              <w:numPr>
                <w:ilvl w:val="0"/>
                <w:numId w:val="9"/>
              </w:numPr>
              <w:spacing w:before="0" w:line="240" w:lineRule="auto"/>
              <w:rPr>
                <w:del w:id="46" w:author="عبدالرحمن سعيد محمد احمد" w:date="2025-06-06T02:45:00Z" w16du:dateUtc="2025-06-05T23:45:00Z"/>
                <w:rFonts w:asciiTheme="minorHAnsi" w:hAnsiTheme="minorHAnsi" w:cs="Calibri"/>
                <w:rPrChange w:id="47" w:author="عبدالرحمن سعيد محمد احمد" w:date="2025-06-06T02:45:00Z" w16du:dateUtc="2025-06-05T23:45:00Z">
                  <w:rPr>
                    <w:del w:id="48" w:author="عبدالرحمن سعيد محمد احمد" w:date="2025-06-06T02:45:00Z" w16du:dateUtc="2025-06-05T23:45:00Z"/>
                    <w:rFonts w:ascii="Aptos" w:hAnsi="Aptos" w:cs="Calibri"/>
                  </w:rPr>
                </w:rPrChange>
              </w:rPr>
            </w:pPr>
            <w:ins w:id="49" w:author="عبدالرحمن سعيد محمد احمد" w:date="2025-06-06T02:19:00Z">
              <w:r w:rsidRPr="00CD0357">
                <w:rPr>
                  <w:rFonts w:ascii="Aptos" w:hAnsi="Aptos" w:cs="Calibri"/>
                </w:rPr>
                <w:t>Delivered an AI-powered video generation feature that crafts promotional videos</w:t>
              </w:r>
            </w:ins>
            <w:ins w:id="50" w:author="عبدالرحمن سعيد محمد احمد" w:date="2025-06-06T02:34:00Z" w16du:dateUtc="2025-06-05T23:34:00Z">
              <w:r w:rsidR="00C43438">
                <w:rPr>
                  <w:rFonts w:ascii="Aptos" w:hAnsi="Aptos" w:cs="Calibri"/>
                </w:rPr>
                <w:t xml:space="preserve"> </w:t>
              </w:r>
            </w:ins>
            <w:ins w:id="51" w:author="عبدالرحمن سعيد محمد احمد" w:date="2025-06-06T02:34:00Z">
              <w:r w:rsidR="00C43438" w:rsidRPr="00C43438">
                <w:rPr>
                  <w:rFonts w:ascii="Aptos" w:hAnsi="Aptos" w:cs="Calibri"/>
                </w:rPr>
                <w:t>with minimal manual effort.</w:t>
              </w:r>
            </w:ins>
            <w:ins w:id="52" w:author="Unknown Author" w:date="2024-10-25T20:53:00Z">
              <w:del w:id="53" w:author="عبدالرحمن سعيد محمد احمد" w:date="2025-06-06T02:19:00Z" w16du:dateUtc="2025-06-05T23:19:00Z">
                <w:r w:rsidR="00000000" w:rsidDel="00CD0357">
                  <w:rPr>
                    <w:rFonts w:ascii="Aptos" w:hAnsi="Aptos" w:cs="Calibri"/>
                  </w:rPr>
                  <w:delText>Integrate machine learning models into backend systems.</w:delText>
                </w:r>
              </w:del>
            </w:ins>
          </w:p>
          <w:p w14:paraId="30FD523B" w14:textId="77777777" w:rsidR="00862617" w:rsidRDefault="00862617" w:rsidP="00862617">
            <w:pPr>
              <w:numPr>
                <w:ilvl w:val="0"/>
                <w:numId w:val="9"/>
              </w:numPr>
              <w:spacing w:before="0" w:line="240" w:lineRule="auto"/>
              <w:rPr>
                <w:ins w:id="54" w:author="عبدالرحمن سعيد محمد احمد" w:date="2025-06-06T02:45:00Z" w16du:dateUtc="2025-06-05T23:45:00Z"/>
                <w:rFonts w:asciiTheme="minorHAnsi" w:hAnsiTheme="minorHAnsi" w:cs="Calibri"/>
              </w:rPr>
              <w:pPrChange w:id="55" w:author="عبدالرحمن سعيد محمد احمد" w:date="2025-06-06T02:44:00Z" w16du:dateUtc="2025-06-05T23:44:00Z">
                <w:pPr>
                  <w:numPr>
                    <w:numId w:val="7"/>
                  </w:numPr>
                  <w:tabs>
                    <w:tab w:val="num" w:pos="180"/>
                  </w:tabs>
                  <w:spacing w:before="0" w:line="240" w:lineRule="auto"/>
                  <w:ind w:left="900" w:hanging="360"/>
                </w:pPr>
              </w:pPrChange>
            </w:pPr>
          </w:p>
          <w:p w14:paraId="1CAB8EDF" w14:textId="121EA83F" w:rsidR="00B45FFD" w:rsidRPr="00862617" w:rsidDel="00C43438" w:rsidRDefault="00C43438" w:rsidP="00862617">
            <w:pPr>
              <w:numPr>
                <w:ilvl w:val="0"/>
                <w:numId w:val="9"/>
              </w:numPr>
              <w:spacing w:before="0" w:line="240" w:lineRule="auto"/>
              <w:rPr>
                <w:ins w:id="56" w:author="Unknown Author" w:date="2024-10-25T20:53:00Z"/>
                <w:del w:id="57" w:author="عبدالرحمن سعيد محمد احمد" w:date="2025-06-06T02:35:00Z" w16du:dateUtc="2025-06-05T23:35:00Z"/>
                <w:rFonts w:asciiTheme="minorHAnsi" w:hAnsiTheme="minorHAnsi" w:cs="Calibri"/>
                <w:rPrChange w:id="58" w:author="عبدالرحمن سعيد محمد احمد" w:date="2025-06-06T02:45:00Z" w16du:dateUtc="2025-06-05T23:45:00Z">
                  <w:rPr>
                    <w:ins w:id="59" w:author="Unknown Author" w:date="2024-10-25T20:53:00Z"/>
                    <w:del w:id="60" w:author="عبدالرحمن سعيد محمد احمد" w:date="2025-06-06T02:35:00Z" w16du:dateUtc="2025-06-05T23:35:00Z"/>
                    <w:rFonts w:asciiTheme="minorHAnsi" w:hAnsiTheme="minorHAnsi"/>
                  </w:rPr>
                </w:rPrChange>
              </w:rPr>
              <w:pPrChange w:id="61" w:author="عبدالرحمن سعيد محمد احمد" w:date="2025-06-06T02:45:00Z" w16du:dateUtc="2025-06-05T23:45:00Z">
                <w:pPr>
                  <w:numPr>
                    <w:numId w:val="7"/>
                  </w:numPr>
                  <w:tabs>
                    <w:tab w:val="num" w:pos="180"/>
                  </w:tabs>
                  <w:spacing w:before="0" w:line="240" w:lineRule="auto"/>
                  <w:ind w:left="900" w:hanging="360"/>
                </w:pPr>
              </w:pPrChange>
            </w:pPr>
            <w:ins w:id="62" w:author="عبدالرحمن سعيد محمد احمد" w:date="2025-06-06T02:35:00Z">
              <w:r w:rsidRPr="00862617">
                <w:rPr>
                  <w:rFonts w:ascii="Aptos" w:hAnsi="Aptos" w:cs="Calibri"/>
                  <w:rPrChange w:id="63" w:author="عبدالرحمن سعيد محمد احمد" w:date="2025-06-06T02:45:00Z" w16du:dateUtc="2025-06-05T23:45:00Z">
                    <w:rPr/>
                  </w:rPrChange>
                </w:rPr>
                <w:t>Engineered a robust ticketing system to manage user refinement</w:t>
              </w:r>
            </w:ins>
            <w:ins w:id="64" w:author="عبدالرحمن سعيد محمد احمد" w:date="2025-06-06T02:44:00Z" w16du:dateUtc="2025-06-05T23:44:00Z">
              <w:r w:rsidR="00862617" w:rsidRPr="00862617">
                <w:rPr>
                  <w:rFonts w:ascii="Aptos" w:hAnsi="Aptos" w:cs="Calibri"/>
                  <w:rPrChange w:id="65" w:author="عبدالرحمن سعيد محمد احمد" w:date="2025-06-06T02:45:00Z" w16du:dateUtc="2025-06-05T23:45:00Z">
                    <w:rPr/>
                  </w:rPrChange>
                </w:rPr>
                <w:t xml:space="preserve"> </w:t>
              </w:r>
            </w:ins>
            <w:ins w:id="66" w:author="عبدالرحمن سعيد محمد احمد" w:date="2025-06-06T02:35:00Z">
              <w:r w:rsidRPr="00862617">
                <w:rPr>
                  <w:rFonts w:ascii="Aptos" w:hAnsi="Aptos" w:cs="Calibri"/>
                  <w:rPrChange w:id="67" w:author="عبدالرحمن سعيد محمد احمد" w:date="2025-06-06T02:45:00Z" w16du:dateUtc="2025-06-05T23:45:00Z">
                    <w:rPr/>
                  </w:rPrChange>
                </w:rPr>
                <w:t>requests, complete with full lifecycle tracking and automated notifications</w:t>
              </w:r>
            </w:ins>
            <w:ins w:id="68" w:author="عبدالرحمن سعيد محمد احمد" w:date="2025-06-06T02:35:00Z" w16du:dateUtc="2025-06-05T23:35:00Z">
              <w:r w:rsidRPr="00862617">
                <w:rPr>
                  <w:rFonts w:ascii="Aptos" w:hAnsi="Aptos" w:cs="Calibri"/>
                  <w:rPrChange w:id="69" w:author="عبدالرحمن سعيد محمد احمد" w:date="2025-06-06T02:45:00Z" w16du:dateUtc="2025-06-05T23:45:00Z">
                    <w:rPr/>
                  </w:rPrChange>
                </w:rPr>
                <w:t>.</w:t>
              </w:r>
            </w:ins>
            <w:ins w:id="70" w:author="Unknown Author" w:date="2024-10-25T20:53:00Z">
              <w:del w:id="71" w:author="عبدالرحمن سعيد محمد احمد" w:date="2025-06-06T02:20:00Z" w16du:dateUtc="2025-06-05T23:20:00Z">
                <w:r w:rsidR="00000000" w:rsidRPr="00862617" w:rsidDel="00CD0357">
                  <w:rPr>
                    <w:rFonts w:ascii="Aptos" w:hAnsi="Aptos" w:cs="Calibri"/>
                    <w:rPrChange w:id="72" w:author="عبدالرحمن سعيد محمد احمد" w:date="2025-06-06T02:45:00Z" w16du:dateUtc="2025-06-05T23:45:00Z">
                      <w:rPr/>
                    </w:rPrChange>
                  </w:rPr>
                  <w:delText>Develop and optimize RESTful APIs to facilitate data processing and model deployment.</w:delText>
                </w:r>
              </w:del>
            </w:ins>
          </w:p>
          <w:p w14:paraId="70A819F5" w14:textId="77777777" w:rsidR="00C43438" w:rsidRPr="00862617" w:rsidRDefault="00C43438" w:rsidP="00862617">
            <w:pPr>
              <w:numPr>
                <w:ilvl w:val="0"/>
                <w:numId w:val="9"/>
              </w:numPr>
              <w:spacing w:before="0" w:line="240" w:lineRule="auto"/>
              <w:rPr>
                <w:ins w:id="73" w:author="عبدالرحمن سعيد محمد احمد" w:date="2025-06-06T02:35:00Z" w16du:dateUtc="2025-06-05T23:35:00Z"/>
                <w:rFonts w:asciiTheme="minorHAnsi" w:hAnsiTheme="minorHAnsi"/>
                <w:rPrChange w:id="74" w:author="عبدالرحمن سعيد محمد احمد" w:date="2025-06-06T02:44:00Z" w16du:dateUtc="2025-06-05T23:44:00Z">
                  <w:rPr>
                    <w:ins w:id="75" w:author="عبدالرحمن سعيد محمد احمد" w:date="2025-06-06T02:35:00Z" w16du:dateUtc="2025-06-05T23:35:00Z"/>
                    <w:rFonts w:ascii="Aptos" w:hAnsi="Aptos" w:cs="Calibri"/>
                  </w:rPr>
                </w:rPrChange>
              </w:rPr>
              <w:pPrChange w:id="76" w:author="عبدالرحمن سعيد محمد احمد" w:date="2025-06-06T02:45:00Z" w16du:dateUtc="2025-06-05T23:45:00Z">
                <w:pPr>
                  <w:numPr>
                    <w:numId w:val="7"/>
                  </w:numPr>
                  <w:tabs>
                    <w:tab w:val="num" w:pos="180"/>
                  </w:tabs>
                  <w:spacing w:before="0" w:line="240" w:lineRule="auto"/>
                  <w:ind w:left="900" w:hanging="360"/>
                </w:pPr>
              </w:pPrChange>
            </w:pPr>
          </w:p>
          <w:p w14:paraId="7C94CF62" w14:textId="79F67EF1" w:rsidR="00B45FFD" w:rsidRPr="00862617" w:rsidRDefault="00C43438" w:rsidP="00862617">
            <w:pPr>
              <w:pStyle w:val="ListParagraph"/>
              <w:numPr>
                <w:ilvl w:val="0"/>
                <w:numId w:val="10"/>
              </w:numPr>
              <w:spacing w:before="0" w:line="240" w:lineRule="auto"/>
              <w:rPr>
                <w:ins w:id="77" w:author="Unknown Author" w:date="2024-10-25T20:53:00Z"/>
                <w:rFonts w:asciiTheme="minorHAnsi" w:hAnsiTheme="minorHAnsi" w:cs="Calibri"/>
                <w:rPrChange w:id="78" w:author="عبدالرحمن سعيد محمد احمد" w:date="2025-06-06T02:44:00Z" w16du:dateUtc="2025-06-05T23:44:00Z">
                  <w:rPr>
                    <w:ins w:id="79" w:author="Unknown Author" w:date="2024-10-25T20:53:00Z"/>
                    <w:rFonts w:asciiTheme="minorHAnsi" w:hAnsiTheme="minorHAnsi"/>
                  </w:rPr>
                </w:rPrChange>
              </w:rPr>
              <w:pPrChange w:id="80" w:author="عبدالرحمن سعيد محمد احمد" w:date="2025-06-06T02:44:00Z" w16du:dateUtc="2025-06-05T23:44:00Z">
                <w:pPr>
                  <w:numPr>
                    <w:numId w:val="7"/>
                  </w:numPr>
                  <w:tabs>
                    <w:tab w:val="num" w:pos="180"/>
                  </w:tabs>
                  <w:spacing w:before="0" w:line="240" w:lineRule="auto"/>
                  <w:ind w:left="900" w:hanging="360"/>
                </w:pPr>
              </w:pPrChange>
            </w:pPr>
            <w:ins w:id="81" w:author="عبدالرحمن سعيد محمد احمد" w:date="2025-06-06T02:35:00Z">
              <w:r w:rsidRPr="00862617">
                <w:rPr>
                  <w:rFonts w:ascii="Aptos" w:hAnsi="Aptos" w:cs="Calibri"/>
                  <w:rPrChange w:id="82" w:author="عبدالرحمن سعيد محمد احمد" w:date="2025-06-06T02:44:00Z" w16du:dateUtc="2025-06-05T23:44:00Z">
                    <w:rPr/>
                  </w:rPrChange>
                </w:rPr>
                <w:t>Integrated multi-account social media scheduling directly into the platform, streamlining publishing workflows and boosting user engagement</w:t>
              </w:r>
            </w:ins>
            <w:ins w:id="83" w:author="عبدالرحمن سعيد محمد احمد" w:date="2025-06-06T02:21:00Z">
              <w:r w:rsidR="00CD0357" w:rsidRPr="00862617">
                <w:rPr>
                  <w:rFonts w:ascii="Aptos" w:hAnsi="Aptos" w:cs="Calibri"/>
                  <w:rPrChange w:id="84" w:author="عبدالرحمن سعيد محمد احمد" w:date="2025-06-06T02:44:00Z" w16du:dateUtc="2025-06-05T23:44:00Z">
                    <w:rPr/>
                  </w:rPrChange>
                </w:rPr>
                <w:t>.</w:t>
              </w:r>
            </w:ins>
            <w:ins w:id="85" w:author="Unknown Author" w:date="2024-10-25T20:53:00Z">
              <w:del w:id="86" w:author="عبدالرحمن سعيد محمد احمد" w:date="2025-06-06T02:21:00Z" w16du:dateUtc="2025-06-05T23:21:00Z">
                <w:r w:rsidR="00000000" w:rsidRPr="00862617" w:rsidDel="00CD0357">
                  <w:rPr>
                    <w:rFonts w:ascii="Aptos" w:hAnsi="Aptos" w:cs="Calibri"/>
                    <w:rPrChange w:id="87" w:author="عبدالرحمن سعيد محمد احمد" w:date="2025-06-06T02:44:00Z" w16du:dateUtc="2025-06-05T23:44:00Z">
                      <w:rPr/>
                    </w:rPrChange>
                  </w:rPr>
                  <w:delText>Work with cross-functional teams to understand product requirements and translate them into technical solutions.</w:delText>
                </w:r>
              </w:del>
            </w:ins>
          </w:p>
          <w:p w14:paraId="064C3309" w14:textId="77777777" w:rsidR="00C43438" w:rsidRPr="00862617" w:rsidRDefault="00C43438" w:rsidP="00862617">
            <w:pPr>
              <w:pStyle w:val="ListParagraph"/>
              <w:numPr>
                <w:ilvl w:val="0"/>
                <w:numId w:val="10"/>
              </w:numPr>
              <w:spacing w:before="0" w:line="240" w:lineRule="auto"/>
              <w:rPr>
                <w:ins w:id="88" w:author="عبدالرحمن سعيد محمد احمد" w:date="2025-06-06T02:37:00Z" w16du:dateUtc="2025-06-05T23:37:00Z"/>
                <w:rFonts w:asciiTheme="minorHAnsi" w:hAnsiTheme="minorHAnsi" w:cs="Calibri"/>
                <w:lang w:val="en-US"/>
                <w:rPrChange w:id="89" w:author="عبدالرحمن سعيد محمد احمد" w:date="2025-06-06T02:44:00Z" w16du:dateUtc="2025-06-05T23:44:00Z">
                  <w:rPr>
                    <w:ins w:id="90" w:author="عبدالرحمن سعيد محمد احمد" w:date="2025-06-06T02:37:00Z" w16du:dateUtc="2025-06-05T23:37:00Z"/>
                    <w:rFonts w:ascii="Aptos" w:hAnsi="Aptos" w:cs="Calibri"/>
                    <w:lang w:val="en-US"/>
                  </w:rPr>
                </w:rPrChange>
              </w:rPr>
              <w:pPrChange w:id="91" w:author="عبدالرحمن سعيد محمد احمد" w:date="2025-06-06T02:44:00Z" w16du:dateUtc="2025-06-05T23:44:00Z">
                <w:pPr>
                  <w:numPr>
                    <w:numId w:val="7"/>
                  </w:numPr>
                  <w:tabs>
                    <w:tab w:val="num" w:pos="180"/>
                  </w:tabs>
                  <w:spacing w:before="0" w:line="240" w:lineRule="auto"/>
                  <w:ind w:left="900" w:hanging="360"/>
                </w:pPr>
              </w:pPrChange>
            </w:pPr>
            <w:ins w:id="92" w:author="عبدالرحمن سعيد محمد احمد" w:date="2025-06-06T02:36:00Z">
              <w:r w:rsidRPr="00862617">
                <w:rPr>
                  <w:rFonts w:ascii="Aptos" w:hAnsi="Aptos" w:cs="Calibri"/>
                  <w:rPrChange w:id="93" w:author="عبدالرحمن سعيد محمد احمد" w:date="2025-06-06T02:44:00Z" w16du:dateUtc="2025-06-05T23:44:00Z">
                    <w:rPr/>
                  </w:rPrChange>
                </w:rPr>
                <w:t>Orchestrated the integration and optimization of AI models—through training, fine-tuning, and deployment—to significantly enhance content generation quality.</w:t>
              </w:r>
            </w:ins>
            <w:ins w:id="94" w:author="Unknown Author" w:date="2024-10-25T20:53:00Z">
              <w:del w:id="95" w:author="عبدالرحمن سعيد محمد احمد" w:date="2025-06-06T02:22:00Z" w16du:dateUtc="2025-06-05T23:22:00Z">
                <w:r w:rsidR="00000000" w:rsidRPr="00862617" w:rsidDel="00CD0357">
                  <w:rPr>
                    <w:rFonts w:ascii="Aptos" w:hAnsi="Aptos" w:cs="Calibri"/>
                    <w:lang w:val="en-US"/>
                    <w:rPrChange w:id="96" w:author="عبدالرحمن سعيد محمد احمد" w:date="2025-06-06T02:44:00Z" w16du:dateUtc="2025-06-05T23:44:00Z">
                      <w:rPr>
                        <w:lang w:val="en-US"/>
                      </w:rPr>
                    </w:rPrChange>
                  </w:rPr>
                  <w:delText>Contribute to the architecture roadmap, identifying opportunities for improvement and innovation</w:delText>
                </w:r>
              </w:del>
              <w:del w:id="97" w:author="عبدالرحمن سعيد محمد احمد" w:date="2025-06-06T02:36:00Z" w16du:dateUtc="2025-06-05T23:36:00Z">
                <w:r w:rsidR="00000000" w:rsidRPr="00862617" w:rsidDel="00C43438">
                  <w:rPr>
                    <w:rFonts w:ascii="Aptos" w:hAnsi="Aptos" w:cs="Calibri"/>
                    <w:lang w:val="en-US"/>
                    <w:rPrChange w:id="98" w:author="عبدالرحمن سعيد محمد احمد" w:date="2025-06-06T02:44:00Z" w16du:dateUtc="2025-06-05T23:44:00Z">
                      <w:rPr>
                        <w:lang w:val="en-US"/>
                      </w:rPr>
                    </w:rPrChange>
                  </w:rPr>
                  <w:delText>.</w:delText>
                </w:r>
              </w:del>
            </w:ins>
          </w:p>
          <w:p w14:paraId="60046530" w14:textId="518F6CC2" w:rsidR="00C43438" w:rsidRPr="00862617" w:rsidRDefault="00C43438" w:rsidP="00862617">
            <w:pPr>
              <w:pStyle w:val="ListParagraph"/>
              <w:numPr>
                <w:ilvl w:val="0"/>
                <w:numId w:val="10"/>
              </w:numPr>
              <w:spacing w:before="0" w:line="240" w:lineRule="auto"/>
              <w:rPr>
                <w:ins w:id="99" w:author="عبدالرحمن سعيد محمد احمد" w:date="2025-06-06T02:37:00Z" w16du:dateUtc="2025-06-05T23:37:00Z"/>
                <w:rFonts w:asciiTheme="minorHAnsi" w:hAnsiTheme="minorHAnsi" w:cs="Calibri"/>
                <w:lang w:val="en-US"/>
                <w:rPrChange w:id="100" w:author="عبدالرحمن سعيد محمد احمد" w:date="2025-06-06T02:44:00Z" w16du:dateUtc="2025-06-05T23:44:00Z">
                  <w:rPr>
                    <w:ins w:id="101" w:author="عبدالرحمن سعيد محمد احمد" w:date="2025-06-06T02:37:00Z" w16du:dateUtc="2025-06-05T23:37:00Z"/>
                    <w:lang w:val="en-US"/>
                  </w:rPr>
                </w:rPrChange>
              </w:rPr>
              <w:pPrChange w:id="102" w:author="عبدالرحمن سعيد محمد احمد" w:date="2025-06-06T02:44:00Z" w16du:dateUtc="2025-06-05T23:44:00Z">
                <w:pPr>
                  <w:numPr>
                    <w:numId w:val="7"/>
                  </w:numPr>
                  <w:tabs>
                    <w:tab w:val="num" w:pos="180"/>
                  </w:tabs>
                  <w:spacing w:before="0" w:line="240" w:lineRule="auto"/>
                  <w:ind w:left="900" w:hanging="360"/>
                </w:pPr>
              </w:pPrChange>
            </w:pPr>
            <w:ins w:id="103" w:author="عبدالرحمن سعيد محمد احمد" w:date="2025-06-06T02:36:00Z">
              <w:r w:rsidRPr="00862617">
                <w:rPr>
                  <w:rFonts w:asciiTheme="minorHAnsi" w:hAnsiTheme="minorHAnsi" w:cs="Calibri"/>
                  <w:lang w:val="en-US"/>
                  <w:rPrChange w:id="104" w:author="عبدالرحمن سعيد محمد احمد" w:date="2025-06-06T02:44:00Z" w16du:dateUtc="2025-06-05T23:44:00Z">
                    <w:rPr>
                      <w:lang w:val="en-US"/>
                    </w:rPr>
                  </w:rPrChange>
                </w:rPr>
                <w:t>Implemented seamless third-party API integrations with real-time error notifications, ensuring uninterrupted platform performance and rapid issue resolution.</w:t>
              </w:r>
            </w:ins>
          </w:p>
          <w:p w14:paraId="15813288" w14:textId="46D3BF32" w:rsidR="00C43438" w:rsidRPr="00862617" w:rsidRDefault="00C43438" w:rsidP="00862617">
            <w:pPr>
              <w:pStyle w:val="ListParagraph"/>
              <w:numPr>
                <w:ilvl w:val="0"/>
                <w:numId w:val="10"/>
              </w:numPr>
              <w:spacing w:before="0" w:line="240" w:lineRule="auto"/>
              <w:rPr>
                <w:ins w:id="105" w:author="عبدالرحمن سعيد محمد احمد" w:date="2025-06-06T02:37:00Z" w16du:dateUtc="2025-06-05T23:37:00Z"/>
                <w:rFonts w:asciiTheme="minorHAnsi" w:hAnsiTheme="minorHAnsi" w:cs="Calibri"/>
                <w:lang w:val="en-US"/>
                <w:rPrChange w:id="106" w:author="عبدالرحمن سعيد محمد احمد" w:date="2025-06-06T02:44:00Z" w16du:dateUtc="2025-06-05T23:44:00Z">
                  <w:rPr>
                    <w:ins w:id="107" w:author="عبدالرحمن سعيد محمد احمد" w:date="2025-06-06T02:37:00Z" w16du:dateUtc="2025-06-05T23:37:00Z"/>
                    <w:lang w:val="en-US"/>
                  </w:rPr>
                </w:rPrChange>
              </w:rPr>
              <w:pPrChange w:id="108" w:author="عبدالرحمن سعيد محمد احمد" w:date="2025-06-06T02:44:00Z" w16du:dateUtc="2025-06-05T23:44:00Z">
                <w:pPr>
                  <w:spacing w:before="0" w:line="240" w:lineRule="auto"/>
                </w:pPr>
              </w:pPrChange>
            </w:pPr>
            <w:ins w:id="109" w:author="عبدالرحمن سعيد محمد احمد" w:date="2025-06-06T02:37:00Z" w16du:dateUtc="2025-06-05T23:37:00Z">
              <w:r w:rsidRPr="00862617">
                <w:rPr>
                  <w:rFonts w:asciiTheme="minorHAnsi" w:hAnsiTheme="minorHAnsi" w:cs="Calibri"/>
                  <w:rPrChange w:id="110" w:author="عبدالرحمن سعيد محمد احمد" w:date="2025-06-06T02:44:00Z" w16du:dateUtc="2025-06-05T23:44:00Z">
                    <w:rPr/>
                  </w:rPrChange>
                </w:rPr>
                <w:t>Designed and optimized sophisticated algorithms and database queries to efficiently handle complex tasks, improving system responsiveness and reliability.</w:t>
              </w:r>
            </w:ins>
          </w:p>
          <w:p w14:paraId="6525F002" w14:textId="40FDE35D" w:rsidR="00CD0357" w:rsidDel="00C510B9" w:rsidRDefault="00CD0357" w:rsidP="00C43438">
            <w:pPr>
              <w:spacing w:before="0" w:line="240" w:lineRule="auto"/>
              <w:rPr>
                <w:del w:id="111" w:author="عبدالرحمن سعيد محمد احمد" w:date="2025-06-06T02:22:00Z" w16du:dateUtc="2025-06-05T23:22:00Z"/>
                <w:rFonts w:asciiTheme="minorHAnsi" w:hAnsiTheme="minorHAnsi" w:cs="Calibri"/>
                <w:lang w:val="en-US"/>
              </w:rPr>
            </w:pPr>
          </w:p>
          <w:p w14:paraId="26EF40EA" w14:textId="77777777" w:rsidR="00C510B9" w:rsidRDefault="00C510B9" w:rsidP="00C43438">
            <w:pPr>
              <w:spacing w:before="0" w:line="240" w:lineRule="auto"/>
              <w:rPr>
                <w:ins w:id="112" w:author="عبدالرحمن سعيد محمد احمد" w:date="2025-06-06T02:51:00Z" w16du:dateUtc="2025-06-05T23:51:00Z"/>
                <w:rFonts w:asciiTheme="minorHAnsi" w:hAnsiTheme="minorHAnsi" w:cs="Calibri"/>
                <w:lang w:val="en-US"/>
              </w:rPr>
            </w:pPr>
          </w:p>
          <w:p w14:paraId="2ED80AD8" w14:textId="77777777" w:rsidR="00B45FFD" w:rsidRDefault="00B45FFD" w:rsidP="00C43438">
            <w:pPr>
              <w:spacing w:before="0" w:line="240" w:lineRule="auto"/>
              <w:rPr>
                <w:rFonts w:asciiTheme="minorHAnsi" w:hAnsiTheme="minorHAnsi" w:cs="Calibri"/>
                <w:lang w:val="en-US"/>
              </w:rPr>
            </w:pPr>
          </w:p>
          <w:p w14:paraId="3124C2C8" w14:textId="77777777" w:rsidR="00B45FFD" w:rsidRDefault="00000000">
            <w:pPr>
              <w:pStyle w:val="Heading2"/>
              <w:rPr>
                <w:rFonts w:cs="Calibri"/>
              </w:rPr>
            </w:pPr>
            <w:r>
              <w:rPr>
                <w:rFonts w:cs="Calibri"/>
              </w:rPr>
              <w:t>Freelance, Remote</w:t>
            </w:r>
          </w:p>
          <w:p w14:paraId="6A5142FA" w14:textId="77777777" w:rsidR="00B45FFD" w:rsidRDefault="00000000">
            <w:pPr>
              <w:spacing w:before="0" w:line="240" w:lineRule="auto"/>
              <w:rPr>
                <w:rFonts w:asciiTheme="majorHAnsi" w:hAnsiTheme="majorHAnsi" w:cs="Calibri"/>
                <w:b/>
                <w:color w:val="000000"/>
                <w:sz w:val="22"/>
                <w:szCs w:val="22"/>
              </w:rPr>
            </w:pPr>
            <w:r>
              <w:rPr>
                <w:rFonts w:asciiTheme="majorHAnsi" w:hAnsiTheme="majorHAnsi" w:cs="Calibri"/>
                <w:b/>
                <w:color w:val="000000"/>
                <w:sz w:val="22"/>
                <w:szCs w:val="22"/>
              </w:rPr>
              <w:t xml:space="preserve">SEO Specialist &amp; WordPress Developer | </w:t>
            </w:r>
            <w:r>
              <w:rPr>
                <w:rFonts w:asciiTheme="minorHAnsi" w:hAnsiTheme="minorHAnsi" w:cs="Calibri"/>
                <w:color w:val="000000"/>
                <w:sz w:val="20"/>
                <w:szCs w:val="20"/>
              </w:rPr>
              <w:t xml:space="preserve">January </w:t>
            </w:r>
            <w:r>
              <w:rPr>
                <w:rFonts w:asciiTheme="minorHAnsi" w:hAnsiTheme="minorHAnsi" w:cs="Calibri"/>
                <w:color w:val="000000"/>
                <w:sz w:val="20"/>
                <w:szCs w:val="20"/>
                <w:lang w:val="en-US"/>
              </w:rPr>
              <w:t xml:space="preserve">2024 </w:t>
            </w:r>
            <w:r>
              <w:rPr>
                <w:rFonts w:asciiTheme="minorHAnsi" w:hAnsiTheme="minorHAnsi" w:cs="Calibri"/>
                <w:color w:val="000000"/>
                <w:sz w:val="20"/>
                <w:szCs w:val="20"/>
              </w:rPr>
              <w:t xml:space="preserve">– </w:t>
            </w:r>
            <w:r>
              <w:rPr>
                <w:rFonts w:asciiTheme="minorHAnsi" w:hAnsiTheme="minorHAnsi" w:cs="Calibri"/>
                <w:color w:val="000000"/>
                <w:sz w:val="20"/>
                <w:szCs w:val="20"/>
                <w:lang w:val="en-US"/>
              </w:rPr>
              <w:t>May 2024</w:t>
            </w:r>
          </w:p>
          <w:p w14:paraId="4A83663C" w14:textId="77777777" w:rsidR="00B45FFD" w:rsidDel="005B2E57" w:rsidRDefault="00000000" w:rsidP="00752947">
            <w:pPr>
              <w:pStyle w:val="ListParagraph"/>
              <w:numPr>
                <w:ilvl w:val="0"/>
                <w:numId w:val="7"/>
              </w:numPr>
              <w:rPr>
                <w:del w:id="113" w:author="عبدالرحمن سعيد محمد احمد" w:date="2025-06-06T02:40:00Z" w16du:dateUtc="2025-06-05T23:40:00Z"/>
                <w:rFonts w:asciiTheme="minorHAnsi" w:hAnsiTheme="minorHAnsi" w:cs="Calibri"/>
                <w:lang w:val="en-US"/>
              </w:rPr>
            </w:pPr>
            <w:r>
              <w:rPr>
                <w:rFonts w:asciiTheme="minorHAnsi" w:hAnsiTheme="minorHAnsi" w:cs="Calibri"/>
                <w:lang w:val="en-US"/>
              </w:rPr>
              <w:t xml:space="preserve">Built 2 websites </w:t>
            </w:r>
            <w:r>
              <w:fldChar w:fldCharType="begin"/>
            </w:r>
            <w:r>
              <w:instrText>HYPERLINK "https://elempiro.com/" \h</w:instrText>
            </w:r>
            <w:r>
              <w:fldChar w:fldCharType="separate"/>
            </w:r>
            <w:r>
              <w:rPr>
                <w:rStyle w:val="Hyperlink"/>
                <w:rFonts w:asciiTheme="minorHAnsi" w:hAnsiTheme="minorHAnsi" w:cs="Calibri"/>
                <w:lang w:val="en-US"/>
              </w:rPr>
              <w:t>El-Empiro</w:t>
            </w:r>
            <w:r>
              <w:fldChar w:fldCharType="end"/>
            </w:r>
            <w:r>
              <w:rPr>
                <w:rFonts w:asciiTheme="minorHAnsi" w:hAnsiTheme="minorHAnsi" w:cs="Calibri"/>
                <w:lang w:val="en-US"/>
              </w:rPr>
              <w:t xml:space="preserve"> and </w:t>
            </w:r>
            <w:r>
              <w:fldChar w:fldCharType="begin"/>
            </w:r>
            <w:r>
              <w:instrText>HYPERLINK "https://www.mydesign3d.com/en/" \h</w:instrText>
            </w:r>
            <w:r>
              <w:fldChar w:fldCharType="separate"/>
            </w:r>
            <w:r>
              <w:rPr>
                <w:rStyle w:val="Hyperlink"/>
                <w:rFonts w:asciiTheme="minorHAnsi" w:hAnsiTheme="minorHAnsi" w:cs="Calibri"/>
                <w:lang w:val="en-US"/>
              </w:rPr>
              <w:t>MyDesign3D</w:t>
            </w:r>
            <w:r>
              <w:fldChar w:fldCharType="end"/>
            </w:r>
            <w:r>
              <w:rPr>
                <w:rFonts w:asciiTheme="minorHAnsi" w:hAnsiTheme="minorHAnsi" w:cs="Calibri"/>
                <w:lang w:val="en-US"/>
              </w:rPr>
              <w:t>.</w:t>
            </w:r>
          </w:p>
          <w:p w14:paraId="24AA37B1" w14:textId="77777777" w:rsidR="005B2E57" w:rsidRDefault="005B2E57">
            <w:pPr>
              <w:pStyle w:val="ListParagraph"/>
              <w:numPr>
                <w:ilvl w:val="0"/>
                <w:numId w:val="7"/>
              </w:numPr>
              <w:rPr>
                <w:ins w:id="114" w:author="عبدالرحمن سعيد محمد احمد" w:date="2025-06-06T02:41:00Z" w16du:dateUtc="2025-06-05T23:41:00Z"/>
                <w:rFonts w:asciiTheme="minorHAnsi" w:hAnsiTheme="minorHAnsi" w:cs="Calibri"/>
                <w:lang w:val="en-US"/>
              </w:rPr>
            </w:pPr>
          </w:p>
          <w:p w14:paraId="2DF5D77A" w14:textId="77777777" w:rsidR="00B45FFD" w:rsidRPr="006123FE" w:rsidRDefault="00B45FFD" w:rsidP="005B2E57">
            <w:pPr>
              <w:rPr>
                <w:del w:id="115" w:author="Unknown Author" w:date="2024-10-25T20:53:00Z"/>
                <w:rFonts w:asciiTheme="minorHAnsi" w:hAnsiTheme="minorHAnsi"/>
                <w:rPrChange w:id="116" w:author="عبدالرحمن سعيد محمد احمد" w:date="2025-06-06T02:48:00Z" w16du:dateUtc="2025-06-05T23:48:00Z">
                  <w:rPr>
                    <w:del w:id="117" w:author="Unknown Author" w:date="2024-10-25T20:53:00Z"/>
                  </w:rPr>
                </w:rPrChange>
              </w:rPr>
              <w:pPrChange w:id="118" w:author="عبدالرحمن سعيد محمد احمد" w:date="2025-06-06T02:42:00Z" w16du:dateUtc="2025-06-05T23:42:00Z">
                <w:pPr>
                  <w:pStyle w:val="ListParagraph"/>
                  <w:numPr>
                    <w:numId w:val="7"/>
                  </w:numPr>
                  <w:tabs>
                    <w:tab w:val="num" w:pos="180"/>
                  </w:tabs>
                  <w:ind w:left="900" w:hanging="360"/>
                </w:pPr>
              </w:pPrChange>
            </w:pPr>
          </w:p>
          <w:p w14:paraId="4B582854" w14:textId="77777777" w:rsidR="00B45FFD" w:rsidDel="006123FE" w:rsidRDefault="00B45FFD">
            <w:pPr>
              <w:pStyle w:val="Heading2"/>
              <w:rPr>
                <w:del w:id="119" w:author="عبدالرحمن سعيد محمد احمد" w:date="2025-06-06T02:48:00Z" w16du:dateUtc="2025-06-05T23:48:00Z"/>
                <w:rFonts w:cs="Calibri"/>
              </w:rPr>
            </w:pPr>
          </w:p>
          <w:p w14:paraId="1C237E9D" w14:textId="77777777" w:rsidR="006123FE" w:rsidRPr="006123FE" w:rsidRDefault="006123FE" w:rsidP="006123FE">
            <w:pPr>
              <w:rPr>
                <w:ins w:id="120" w:author="عبدالرحمن سعيد محمد احمد" w:date="2025-06-06T02:48:00Z" w16du:dateUtc="2025-06-05T23:48:00Z"/>
                <w:rFonts w:asciiTheme="minorHAnsi" w:hAnsiTheme="minorHAnsi"/>
                <w:rPrChange w:id="121" w:author="عبدالرحمن سعيد محمد احمد" w:date="2025-06-06T02:48:00Z" w16du:dateUtc="2025-06-05T23:48:00Z">
                  <w:rPr>
                    <w:ins w:id="122" w:author="عبدالرحمن سعيد محمد احمد" w:date="2025-06-06T02:48:00Z" w16du:dateUtc="2025-06-05T23:48:00Z"/>
                    <w:rFonts w:asciiTheme="minorHAnsi" w:hAnsiTheme="minorHAnsi" w:cs="Calibri"/>
                    <w:lang w:val="en-US"/>
                  </w:rPr>
                </w:rPrChange>
              </w:rPr>
              <w:pPrChange w:id="123" w:author="عبدالرحمن سعيد محمد احمد" w:date="2025-06-06T02:48:00Z" w16du:dateUtc="2025-06-05T23:48:00Z">
                <w:pPr>
                  <w:pStyle w:val="ListParagraph"/>
                </w:pPr>
              </w:pPrChange>
            </w:pPr>
          </w:p>
          <w:p w14:paraId="10100386" w14:textId="77777777" w:rsidR="00B45FFD" w:rsidRDefault="00000000">
            <w:pPr>
              <w:pStyle w:val="Heading2"/>
              <w:rPr>
                <w:rFonts w:cs="Calibri"/>
              </w:rPr>
            </w:pPr>
            <w:r>
              <w:rPr>
                <w:rFonts w:cs="Calibri"/>
              </w:rPr>
              <w:t>Techmart, El-Sheikh Zayed, On-site</w:t>
            </w:r>
          </w:p>
          <w:p w14:paraId="5163D976" w14:textId="77777777" w:rsidR="00B45FFD" w:rsidRDefault="00000000">
            <w:pPr>
              <w:spacing w:before="0" w:line="240" w:lineRule="auto"/>
              <w:rPr>
                <w:rFonts w:asciiTheme="majorHAnsi" w:hAnsiTheme="majorHAnsi" w:cs="Calibri"/>
                <w:b/>
                <w:color w:val="000000"/>
                <w:sz w:val="22"/>
                <w:szCs w:val="22"/>
              </w:rPr>
            </w:pPr>
            <w:r>
              <w:rPr>
                <w:rFonts w:asciiTheme="majorHAnsi" w:hAnsiTheme="majorHAnsi" w:cs="Calibri"/>
                <w:b/>
                <w:color w:val="000000"/>
                <w:sz w:val="22"/>
                <w:szCs w:val="22"/>
              </w:rPr>
              <w:t xml:space="preserve">SEO &amp; Google Ads Specialist | </w:t>
            </w:r>
            <w:r>
              <w:rPr>
                <w:rFonts w:asciiTheme="minorHAnsi" w:hAnsiTheme="minorHAnsi" w:cs="Calibri"/>
                <w:color w:val="000000"/>
                <w:sz w:val="20"/>
                <w:szCs w:val="20"/>
              </w:rPr>
              <w:t xml:space="preserve">May 2023 – January </w:t>
            </w:r>
            <w:r>
              <w:rPr>
                <w:rFonts w:asciiTheme="minorHAnsi" w:hAnsiTheme="minorHAnsi" w:cs="Calibri"/>
                <w:color w:val="000000"/>
                <w:sz w:val="20"/>
                <w:szCs w:val="20"/>
                <w:lang w:val="en-US"/>
              </w:rPr>
              <w:t>2024</w:t>
            </w:r>
          </w:p>
          <w:p w14:paraId="7E9A5D07" w14:textId="77777777" w:rsidR="00B45FFD" w:rsidRDefault="00000000">
            <w:pPr>
              <w:pStyle w:val="ListParagraph"/>
              <w:numPr>
                <w:ilvl w:val="0"/>
                <w:numId w:val="4"/>
              </w:numPr>
              <w:rPr>
                <w:rFonts w:asciiTheme="minorHAnsi" w:hAnsiTheme="minorHAnsi" w:cs="Calibri"/>
              </w:rPr>
            </w:pPr>
            <w:r>
              <w:rPr>
                <w:rFonts w:asciiTheme="minorHAnsi" w:hAnsiTheme="minorHAnsi" w:cs="Calibri"/>
              </w:rPr>
              <w:t>Created and managed landing pages and conversion tracking tools such as Google Analytics to measure campaign effectiveness.</w:t>
            </w:r>
          </w:p>
          <w:p w14:paraId="02EFDB98" w14:textId="77777777" w:rsidR="00B45FFD" w:rsidRDefault="00000000">
            <w:pPr>
              <w:pStyle w:val="ListParagraph"/>
              <w:numPr>
                <w:ilvl w:val="0"/>
                <w:numId w:val="4"/>
              </w:numPr>
              <w:rPr>
                <w:rFonts w:asciiTheme="minorHAnsi" w:hAnsiTheme="minorHAnsi" w:cs="Calibri"/>
              </w:rPr>
            </w:pPr>
            <w:r>
              <w:rPr>
                <w:rFonts w:asciiTheme="minorHAnsi" w:hAnsiTheme="minorHAnsi" w:cs="Calibri"/>
              </w:rPr>
              <w:t>Collaborated with other team members to develop strategies to improve website traffic and sales.</w:t>
            </w:r>
          </w:p>
          <w:p w14:paraId="46C8080C" w14:textId="77777777" w:rsidR="00B45FFD" w:rsidDel="005B2E57" w:rsidRDefault="00000000" w:rsidP="00752947">
            <w:pPr>
              <w:pStyle w:val="ListParagraph"/>
              <w:numPr>
                <w:ilvl w:val="0"/>
                <w:numId w:val="4"/>
              </w:numPr>
              <w:rPr>
                <w:del w:id="124" w:author="عبدالرحمن سعيد محمد احمد" w:date="2025-06-06T02:40:00Z" w16du:dateUtc="2025-06-05T23:40:00Z"/>
                <w:rFonts w:asciiTheme="minorHAnsi" w:hAnsiTheme="minorHAnsi" w:cs="Calibri"/>
              </w:rPr>
            </w:pPr>
            <w:r>
              <w:rPr>
                <w:rFonts w:asciiTheme="minorHAnsi" w:hAnsiTheme="minorHAnsi" w:cs="Calibri"/>
              </w:rPr>
              <w:t>Improved the website experience, adding functions and features to it that’ll help satisfy the customers.</w:t>
            </w:r>
          </w:p>
          <w:p w14:paraId="0B8991C2" w14:textId="77777777" w:rsidR="005B2E57" w:rsidRDefault="005B2E57">
            <w:pPr>
              <w:pStyle w:val="ListParagraph"/>
              <w:numPr>
                <w:ilvl w:val="0"/>
                <w:numId w:val="4"/>
              </w:numPr>
              <w:rPr>
                <w:ins w:id="125" w:author="عبدالرحمن سعيد محمد احمد" w:date="2025-06-06T02:42:00Z" w16du:dateUtc="2025-06-05T23:42:00Z"/>
                <w:rFonts w:asciiTheme="minorHAnsi" w:hAnsiTheme="minorHAnsi" w:cs="Calibri"/>
              </w:rPr>
            </w:pPr>
          </w:p>
          <w:p w14:paraId="02E98630" w14:textId="77777777" w:rsidR="00B45FFD" w:rsidRPr="006123FE" w:rsidRDefault="00B45FFD" w:rsidP="005B2E57">
            <w:pPr>
              <w:rPr>
                <w:rFonts w:asciiTheme="minorHAnsi" w:hAnsiTheme="minorHAnsi"/>
                <w:rPrChange w:id="126" w:author="عبدالرحمن سعيد محمد احمد" w:date="2025-06-06T02:48:00Z" w16du:dateUtc="2025-06-05T23:48:00Z">
                  <w:rPr/>
                </w:rPrChange>
              </w:rPr>
              <w:pPrChange w:id="127" w:author="عبدالرحمن سعيد محمد احمد" w:date="2025-06-06T02:42:00Z" w16du:dateUtc="2025-06-05T23:42:00Z">
                <w:pPr>
                  <w:pStyle w:val="ListParagraph"/>
                </w:pPr>
              </w:pPrChange>
            </w:pPr>
          </w:p>
          <w:p w14:paraId="53CD910A" w14:textId="77777777" w:rsidR="00B45FFD" w:rsidRDefault="00000000">
            <w:pPr>
              <w:pStyle w:val="Heading2"/>
              <w:rPr>
                <w:rFonts w:cs="Calibri"/>
              </w:rPr>
            </w:pPr>
            <w:r>
              <w:rPr>
                <w:rFonts w:cs="Calibri"/>
              </w:rPr>
              <w:t xml:space="preserve">BambooGeeks, Remote, Internship </w:t>
            </w:r>
          </w:p>
          <w:p w14:paraId="10420FEB" w14:textId="77777777" w:rsidR="00B45FFD" w:rsidRDefault="00000000">
            <w:pPr>
              <w:spacing w:before="0" w:line="240" w:lineRule="auto"/>
              <w:rPr>
                <w:rFonts w:asciiTheme="majorHAnsi" w:hAnsiTheme="majorHAnsi" w:cs="Calibri"/>
                <w:b/>
                <w:color w:val="000000"/>
                <w:sz w:val="22"/>
                <w:szCs w:val="22"/>
              </w:rPr>
            </w:pPr>
            <w:r>
              <w:rPr>
                <w:rFonts w:asciiTheme="majorHAnsi" w:hAnsiTheme="majorHAnsi" w:cs="Calibri"/>
                <w:b/>
                <w:color w:val="000000"/>
                <w:sz w:val="22"/>
                <w:szCs w:val="22"/>
              </w:rPr>
              <w:t xml:space="preserve">Machine Learning Intern | </w:t>
            </w:r>
            <w:r>
              <w:rPr>
                <w:rFonts w:asciiTheme="minorHAnsi" w:hAnsiTheme="minorHAnsi" w:cs="Calibri"/>
                <w:color w:val="000000"/>
                <w:sz w:val="20"/>
                <w:szCs w:val="20"/>
              </w:rPr>
              <w:t xml:space="preserve">June 2023 – July </w:t>
            </w:r>
            <w:r>
              <w:rPr>
                <w:rFonts w:asciiTheme="minorHAnsi" w:hAnsiTheme="minorHAnsi" w:cs="Calibri"/>
                <w:color w:val="000000"/>
                <w:sz w:val="20"/>
                <w:szCs w:val="20"/>
                <w:lang w:val="en-US"/>
              </w:rPr>
              <w:t>2023</w:t>
            </w:r>
          </w:p>
          <w:p w14:paraId="51696856" w14:textId="77777777" w:rsidR="00B45FFD" w:rsidRDefault="00000000">
            <w:pPr>
              <w:pStyle w:val="ListParagraph"/>
              <w:numPr>
                <w:ilvl w:val="0"/>
                <w:numId w:val="4"/>
              </w:numPr>
              <w:rPr>
                <w:rFonts w:asciiTheme="minorHAnsi" w:hAnsiTheme="minorHAnsi" w:cs="Calibri"/>
              </w:rPr>
            </w:pPr>
            <w:r>
              <w:rPr>
                <w:rFonts w:asciiTheme="minorHAnsi" w:hAnsiTheme="minorHAnsi" w:cs="Calibri"/>
              </w:rPr>
              <w:t>Completed a 4-week intensive ML Academy program, focusing on foundational and practical machine learning skills.</w:t>
            </w:r>
          </w:p>
          <w:p w14:paraId="53D48D66" w14:textId="77777777" w:rsidR="00B45FFD" w:rsidRDefault="00000000">
            <w:pPr>
              <w:pStyle w:val="ListParagraph"/>
              <w:numPr>
                <w:ilvl w:val="0"/>
                <w:numId w:val="4"/>
              </w:numPr>
              <w:rPr>
                <w:rFonts w:asciiTheme="minorHAnsi" w:hAnsiTheme="minorHAnsi" w:cs="Calibri"/>
              </w:rPr>
            </w:pPr>
            <w:r>
              <w:rPr>
                <w:rFonts w:asciiTheme="minorHAnsi" w:hAnsiTheme="minorHAnsi" w:cs="Calibri"/>
              </w:rPr>
              <w:t>Gained hands-on experience with classical ML techniques and TensorFlow.</w:t>
            </w:r>
          </w:p>
          <w:p w14:paraId="1C4159F3" w14:textId="77777777" w:rsidR="00B45FFD" w:rsidRDefault="00000000">
            <w:pPr>
              <w:pStyle w:val="ListParagraph"/>
              <w:numPr>
                <w:ilvl w:val="0"/>
                <w:numId w:val="4"/>
              </w:numPr>
              <w:rPr>
                <w:rFonts w:asciiTheme="minorHAnsi" w:hAnsiTheme="minorHAnsi" w:cs="Calibri"/>
              </w:rPr>
            </w:pPr>
            <w:r>
              <w:rPr>
                <w:rFonts w:asciiTheme="minorHAnsi" w:hAnsiTheme="minorHAnsi" w:cs="Calibri"/>
              </w:rPr>
              <w:t>Worked on a comprehensive project involving exploratory data analysis (EDA) and data preprocessing of an unbalanced dataset.</w:t>
            </w:r>
          </w:p>
          <w:p w14:paraId="1224753B" w14:textId="77777777" w:rsidR="00B45FFD" w:rsidRDefault="00000000">
            <w:pPr>
              <w:pStyle w:val="ListParagraph"/>
              <w:numPr>
                <w:ilvl w:val="0"/>
                <w:numId w:val="4"/>
              </w:numPr>
              <w:rPr>
                <w:rFonts w:asciiTheme="minorHAnsi" w:hAnsiTheme="minorHAnsi" w:cs="Calibri"/>
              </w:rPr>
            </w:pPr>
            <w:r>
              <w:rPr>
                <w:rFonts w:asciiTheme="minorHAnsi" w:hAnsiTheme="minorHAnsi" w:cs="Calibri"/>
              </w:rPr>
              <w:t>Developed and trained multiple models, achieving accuracy, precision, and recall score of 0.85.</w:t>
            </w:r>
          </w:p>
          <w:p w14:paraId="1BB20385" w14:textId="77777777" w:rsidR="00B45FFD" w:rsidDel="005B2E57" w:rsidRDefault="00000000" w:rsidP="00752947">
            <w:pPr>
              <w:pStyle w:val="ListParagraph"/>
              <w:numPr>
                <w:ilvl w:val="0"/>
                <w:numId w:val="4"/>
              </w:numPr>
              <w:rPr>
                <w:del w:id="128" w:author="عبدالرحمن سعيد محمد احمد" w:date="2025-06-06T02:41:00Z" w16du:dateUtc="2025-06-05T23:41:00Z"/>
                <w:rFonts w:asciiTheme="minorHAnsi" w:hAnsiTheme="minorHAnsi" w:cs="Calibri"/>
              </w:rPr>
            </w:pPr>
            <w:r>
              <w:rPr>
                <w:rFonts w:asciiTheme="minorHAnsi" w:hAnsiTheme="minorHAnsi" w:cs="Calibri"/>
              </w:rPr>
              <w:t>Enhanced technical skills and problem-solving abilities in real-world data scenarios.</w:t>
            </w:r>
          </w:p>
          <w:p w14:paraId="67DC52D2" w14:textId="77777777" w:rsidR="005B2E57" w:rsidRDefault="005B2E57">
            <w:pPr>
              <w:pStyle w:val="ListParagraph"/>
              <w:numPr>
                <w:ilvl w:val="0"/>
                <w:numId w:val="4"/>
              </w:numPr>
              <w:rPr>
                <w:ins w:id="129" w:author="عبدالرحمن سعيد محمد احمد" w:date="2025-06-06T02:42:00Z" w16du:dateUtc="2025-06-05T23:42:00Z"/>
                <w:rFonts w:asciiTheme="minorHAnsi" w:hAnsiTheme="minorHAnsi" w:cs="Calibri"/>
              </w:rPr>
            </w:pPr>
          </w:p>
          <w:p w14:paraId="173DC9CE" w14:textId="77777777" w:rsidR="00B45FFD" w:rsidRDefault="00B45FFD" w:rsidP="005B2E57">
            <w:pPr>
              <w:pPrChange w:id="130" w:author="عبدالرحمن سعيد محمد احمد" w:date="2025-06-06T02:42:00Z" w16du:dateUtc="2025-06-05T23:42:00Z">
                <w:pPr>
                  <w:pStyle w:val="ListParagraph"/>
                </w:pPr>
              </w:pPrChange>
            </w:pPr>
          </w:p>
          <w:p w14:paraId="38739810" w14:textId="77777777" w:rsidR="00B45FFD" w:rsidRDefault="00000000">
            <w:pPr>
              <w:pStyle w:val="Heading2"/>
              <w:rPr>
                <w:rFonts w:cs="Calibri"/>
              </w:rPr>
            </w:pPr>
            <w:r>
              <w:rPr>
                <w:rFonts w:cs="Calibri"/>
              </w:rPr>
              <w:lastRenderedPageBreak/>
              <w:t>ViciTech, Giza, Hybrid</w:t>
            </w:r>
          </w:p>
          <w:p w14:paraId="459D6871" w14:textId="77777777" w:rsidR="00B45FFD" w:rsidRDefault="00000000">
            <w:pPr>
              <w:spacing w:before="0" w:line="240" w:lineRule="auto"/>
              <w:rPr>
                <w:rFonts w:asciiTheme="majorHAnsi" w:hAnsiTheme="majorHAnsi" w:cs="Calibri"/>
                <w:b/>
                <w:color w:val="000000"/>
                <w:sz w:val="22"/>
                <w:szCs w:val="22"/>
              </w:rPr>
            </w:pPr>
            <w:r>
              <w:rPr>
                <w:rFonts w:asciiTheme="majorHAnsi" w:hAnsiTheme="majorHAnsi" w:cs="Calibri"/>
                <w:b/>
                <w:color w:val="000000"/>
                <w:sz w:val="22"/>
                <w:szCs w:val="22"/>
              </w:rPr>
              <w:t xml:space="preserve">Digital Marketing Specialist | </w:t>
            </w:r>
            <w:r>
              <w:rPr>
                <w:rFonts w:asciiTheme="minorHAnsi" w:hAnsiTheme="minorHAnsi" w:cs="Calibri"/>
                <w:color w:val="000000"/>
                <w:sz w:val="20"/>
                <w:szCs w:val="20"/>
              </w:rPr>
              <w:t>August 2022 – October 2022</w:t>
            </w:r>
          </w:p>
          <w:p w14:paraId="42BC8D98" w14:textId="77777777" w:rsidR="00B45FFD" w:rsidRDefault="00000000">
            <w:pPr>
              <w:pStyle w:val="ListParagraph"/>
              <w:numPr>
                <w:ilvl w:val="0"/>
                <w:numId w:val="4"/>
              </w:numPr>
              <w:rPr>
                <w:rFonts w:asciiTheme="minorHAnsi" w:hAnsiTheme="minorHAnsi" w:cs="Calibri"/>
              </w:rPr>
            </w:pPr>
            <w:r>
              <w:rPr>
                <w:rFonts w:asciiTheme="minorHAnsi" w:hAnsiTheme="minorHAnsi" w:cs="Calibri"/>
              </w:rPr>
              <w:t>Wrote the landing page’s content for a mobile app on Google play based on SEO to rank 1 on the store and it was a success.</w:t>
            </w:r>
          </w:p>
          <w:p w14:paraId="5690D230" w14:textId="77777777" w:rsidR="00B45FFD" w:rsidDel="00752947" w:rsidRDefault="00000000" w:rsidP="00752947">
            <w:pPr>
              <w:pStyle w:val="ListParagraph"/>
              <w:numPr>
                <w:ilvl w:val="0"/>
                <w:numId w:val="4"/>
              </w:numPr>
              <w:rPr>
                <w:del w:id="131" w:author="عبدالرحمن سعيد محمد احمد" w:date="2025-06-06T02:41:00Z" w16du:dateUtc="2025-06-05T23:41:00Z"/>
                <w:rFonts w:asciiTheme="minorHAnsi" w:hAnsiTheme="minorHAnsi" w:cs="Calibri"/>
              </w:rPr>
            </w:pPr>
            <w:r>
              <w:rPr>
                <w:rFonts w:asciiTheme="minorHAnsi" w:hAnsiTheme="minorHAnsi" w:cs="Calibri"/>
              </w:rPr>
              <w:t>Got 400 followers on LinkedIn within 2 months organically.</w:t>
            </w:r>
          </w:p>
          <w:p w14:paraId="47F3AE10" w14:textId="77777777" w:rsidR="00752947" w:rsidRDefault="00752947">
            <w:pPr>
              <w:pStyle w:val="ListParagraph"/>
              <w:numPr>
                <w:ilvl w:val="0"/>
                <w:numId w:val="4"/>
              </w:numPr>
              <w:rPr>
                <w:ins w:id="132" w:author="عبدالرحمن سعيد محمد احمد" w:date="2025-06-06T02:41:00Z" w16du:dateUtc="2025-06-05T23:41:00Z"/>
                <w:rFonts w:asciiTheme="minorHAnsi" w:hAnsiTheme="minorHAnsi" w:cs="Calibri"/>
              </w:rPr>
            </w:pPr>
          </w:p>
          <w:p w14:paraId="0CDC70B4" w14:textId="13320B32" w:rsidR="00B45FFD" w:rsidDel="005B2E57" w:rsidRDefault="00000000" w:rsidP="00752947">
            <w:pPr>
              <w:pStyle w:val="ListParagraph"/>
              <w:numPr>
                <w:ilvl w:val="0"/>
                <w:numId w:val="4"/>
              </w:numPr>
              <w:rPr>
                <w:del w:id="133" w:author="Unknown Author" w:date="2024-10-25T20:54:00Z"/>
                <w:rFonts w:asciiTheme="minorHAnsi" w:hAnsiTheme="minorHAnsi" w:cs="Calibri"/>
              </w:rPr>
            </w:pPr>
            <w:del w:id="134" w:author="عبدالرحمن سعيد محمد احمد" w:date="2025-06-06T02:41:00Z" w16du:dateUtc="2025-06-05T23:41:00Z">
              <w:r w:rsidRPr="00752947" w:rsidDel="00752947">
                <w:rPr>
                  <w:rFonts w:asciiTheme="minorHAnsi" w:hAnsiTheme="minorHAnsi" w:cs="Calibri"/>
                  <w:rPrChange w:id="135" w:author="عبدالرحمن سعيد محمد احمد" w:date="2025-06-06T02:41:00Z" w16du:dateUtc="2025-06-05T23:41:00Z">
                    <w:rPr/>
                  </w:rPrChange>
                </w:rPr>
                <w:delText xml:space="preserve">Achieved </w:delText>
              </w:r>
            </w:del>
            <w:ins w:id="136" w:author="عبدالرحمن سعيد محمد احمد" w:date="2025-06-06T02:41:00Z" w16du:dateUtc="2025-06-05T23:41:00Z">
              <w:r w:rsidR="00752947">
                <w:rPr>
                  <w:rFonts w:asciiTheme="minorHAnsi" w:hAnsiTheme="minorHAnsi" w:cs="Calibri"/>
                </w:rPr>
                <w:t>Achieved</w:t>
              </w:r>
              <w:r w:rsidR="00752947" w:rsidRPr="00752947">
                <w:rPr>
                  <w:rFonts w:asciiTheme="minorHAnsi" w:hAnsiTheme="minorHAnsi" w:cs="Calibri"/>
                  <w:rPrChange w:id="137" w:author="عبدالرحمن سعيد محمد احمد" w:date="2025-06-06T02:41:00Z" w16du:dateUtc="2025-06-05T23:41:00Z">
                    <w:rPr/>
                  </w:rPrChange>
                </w:rPr>
                <w:t xml:space="preserve"> </w:t>
              </w:r>
            </w:ins>
            <w:r w:rsidRPr="00752947">
              <w:rPr>
                <w:rFonts w:asciiTheme="minorHAnsi" w:hAnsiTheme="minorHAnsi" w:cs="Calibri"/>
                <w:rPrChange w:id="138" w:author="عبدالرحمن سعيد محمد احمد" w:date="2025-06-06T02:41:00Z" w16du:dateUtc="2025-06-05T23:41:00Z">
                  <w:rPr/>
                </w:rPrChange>
              </w:rPr>
              <w:t>200 downloads within 1 month organically.</w:t>
            </w:r>
          </w:p>
          <w:p w14:paraId="3FBB05F2" w14:textId="77777777" w:rsidR="005B2E57" w:rsidRPr="00752947" w:rsidRDefault="005B2E57" w:rsidP="005B2E57">
            <w:pPr>
              <w:pStyle w:val="ListParagraph"/>
              <w:numPr>
                <w:ilvl w:val="0"/>
                <w:numId w:val="4"/>
              </w:numPr>
              <w:rPr>
                <w:ins w:id="139" w:author="عبدالرحمن سعيد محمد احمد" w:date="2025-06-06T02:42:00Z" w16du:dateUtc="2025-06-05T23:42:00Z"/>
                <w:rFonts w:asciiTheme="minorHAnsi" w:hAnsiTheme="minorHAnsi" w:cs="Calibri"/>
                <w:rPrChange w:id="140" w:author="عبدالرحمن سعيد محمد احمد" w:date="2025-06-06T02:41:00Z" w16du:dateUtc="2025-06-05T23:41:00Z">
                  <w:rPr>
                    <w:ins w:id="141" w:author="عبدالرحمن سعيد محمد احمد" w:date="2025-06-06T02:42:00Z" w16du:dateUtc="2025-06-05T23:42:00Z"/>
                  </w:rPr>
                </w:rPrChange>
              </w:rPr>
            </w:pPr>
          </w:p>
          <w:p w14:paraId="7FDC6721" w14:textId="77777777" w:rsidR="00B45FFD" w:rsidRDefault="00B45FFD" w:rsidP="005B2E57">
            <w:pPr>
              <w:pPrChange w:id="142" w:author="عبدالرحمن سعيد محمد احمد" w:date="2025-06-06T02:42:00Z" w16du:dateUtc="2025-06-05T23:42:00Z">
                <w:pPr>
                  <w:pStyle w:val="ListParagraph"/>
                  <w:numPr>
                    <w:numId w:val="4"/>
                  </w:numPr>
                  <w:tabs>
                    <w:tab w:val="num" w:pos="0"/>
                  </w:tabs>
                </w:pPr>
              </w:pPrChange>
            </w:pPr>
          </w:p>
          <w:p w14:paraId="456D509A" w14:textId="77777777" w:rsidR="00B45FFD" w:rsidRDefault="00000000">
            <w:pPr>
              <w:pStyle w:val="Heading2"/>
              <w:rPr>
                <w:rFonts w:cs="Calibri"/>
              </w:rPr>
            </w:pPr>
            <w:bookmarkStart w:id="143" w:name="_lspz4ut8go2j"/>
            <w:bookmarkEnd w:id="143"/>
            <w:r>
              <w:rPr>
                <w:rFonts w:cs="Calibri"/>
              </w:rPr>
              <w:t>Goal setting course, Remote, Project</w:t>
            </w:r>
          </w:p>
          <w:p w14:paraId="0DBA0847" w14:textId="77777777" w:rsidR="00B45FFD" w:rsidRDefault="00000000">
            <w:pPr>
              <w:spacing w:before="0" w:line="240" w:lineRule="auto"/>
              <w:rPr>
                <w:rFonts w:asciiTheme="majorHAnsi" w:hAnsiTheme="majorHAnsi" w:cs="Calibri"/>
                <w:b/>
                <w:color w:val="000000"/>
                <w:sz w:val="22"/>
                <w:szCs w:val="22"/>
              </w:rPr>
            </w:pPr>
            <w:r>
              <w:rPr>
                <w:rFonts w:asciiTheme="majorHAnsi" w:hAnsiTheme="majorHAnsi" w:cs="Calibri"/>
                <w:b/>
                <w:color w:val="000000"/>
                <w:sz w:val="22"/>
                <w:szCs w:val="22"/>
              </w:rPr>
              <w:t xml:space="preserve">Content Creator | </w:t>
            </w:r>
            <w:r>
              <w:rPr>
                <w:rFonts w:asciiTheme="minorHAnsi" w:hAnsiTheme="minorHAnsi" w:cs="Calibri"/>
                <w:color w:val="000000"/>
                <w:sz w:val="20"/>
                <w:szCs w:val="20"/>
              </w:rPr>
              <w:t>July 2022 – July 2022</w:t>
            </w:r>
          </w:p>
          <w:p w14:paraId="34DC4796" w14:textId="22C99873" w:rsidR="00B45FFD" w:rsidRPr="006123FE" w:rsidDel="005B2E57" w:rsidRDefault="00000000" w:rsidP="006123FE">
            <w:pPr>
              <w:pStyle w:val="ListParagraph"/>
              <w:numPr>
                <w:ilvl w:val="0"/>
                <w:numId w:val="11"/>
              </w:numPr>
              <w:rPr>
                <w:del w:id="144" w:author="عبدالرحمن سعيد محمد احمد" w:date="2025-06-06T02:41:00Z" w16du:dateUtc="2025-06-05T23:41:00Z"/>
                <w:rFonts w:asciiTheme="minorHAnsi" w:hAnsiTheme="minorHAnsi" w:cs="Calibri"/>
                <w:rPrChange w:id="145" w:author="عبدالرحمن سعيد محمد احمد" w:date="2025-06-06T02:49:00Z" w16du:dateUtc="2025-06-05T23:49:00Z">
                  <w:rPr>
                    <w:del w:id="146" w:author="عبدالرحمن سعيد محمد احمد" w:date="2025-06-06T02:41:00Z" w16du:dateUtc="2025-06-05T23:41:00Z"/>
                  </w:rPr>
                </w:rPrChange>
              </w:rPr>
              <w:pPrChange w:id="147" w:author="عبدالرحمن سعيد محمد احمد" w:date="2025-06-06T02:49:00Z" w16du:dateUtc="2025-06-05T23:49:00Z">
                <w:pPr>
                  <w:pStyle w:val="ListParagraph"/>
                  <w:numPr>
                    <w:numId w:val="7"/>
                  </w:numPr>
                  <w:tabs>
                    <w:tab w:val="num" w:pos="180"/>
                  </w:tabs>
                  <w:ind w:left="900" w:hanging="360"/>
                </w:pPr>
              </w:pPrChange>
            </w:pPr>
            <w:r w:rsidRPr="006123FE">
              <w:rPr>
                <w:rFonts w:asciiTheme="minorHAnsi" w:hAnsiTheme="minorHAnsi" w:cs="Calibri"/>
                <w:rPrChange w:id="148" w:author="عبدالرحمن سعيد محمد احمد" w:date="2025-06-06T02:49:00Z" w16du:dateUtc="2025-06-05T23:49:00Z">
                  <w:rPr/>
                </w:rPrChange>
              </w:rPr>
              <w:t xml:space="preserve">Developed SEO-optimized content for Udemy course page, </w:t>
            </w:r>
            <w:del w:id="149" w:author="عبدالرحمن سعيد محمد احمد" w:date="2025-06-06T02:41:00Z" w16du:dateUtc="2025-06-05T23:41:00Z">
              <w:r w:rsidRPr="006123FE" w:rsidDel="005B2E57">
                <w:rPr>
                  <w:rFonts w:asciiTheme="minorHAnsi" w:hAnsiTheme="minorHAnsi" w:cs="Calibri"/>
                  <w:rPrChange w:id="150" w:author="عبدالرحمن سعيد محمد احمد" w:date="2025-06-06T02:49:00Z" w16du:dateUtc="2025-06-05T23:49:00Z">
                    <w:rPr/>
                  </w:rPrChange>
                </w:rPr>
                <w:delText>aligning</w:delText>
              </w:r>
            </w:del>
            <w:ins w:id="151" w:author="عبدالرحمن سعيد محمد احمد" w:date="2025-06-06T02:41:00Z" w16du:dateUtc="2025-06-05T23:41:00Z">
              <w:r w:rsidR="005B2E57" w:rsidRPr="006123FE">
                <w:rPr>
                  <w:rFonts w:asciiTheme="minorHAnsi" w:hAnsiTheme="minorHAnsi" w:cs="Calibri"/>
                  <w:rPrChange w:id="152" w:author="عبدالرحمن سعيد محمد احمد" w:date="2025-06-06T02:49:00Z" w16du:dateUtc="2025-06-05T23:49:00Z">
                    <w:rPr/>
                  </w:rPrChange>
                </w:rPr>
                <w:t>aligned</w:t>
              </w:r>
            </w:ins>
            <w:ins w:id="153" w:author="عبدالرحمن سعيد محمد احمد" w:date="2025-06-06T02:49:00Z" w16du:dateUtc="2025-06-05T23:49:00Z">
              <w:r w:rsidR="006123FE" w:rsidRPr="006123FE">
                <w:rPr>
                  <w:rFonts w:asciiTheme="minorHAnsi" w:hAnsiTheme="minorHAnsi" w:cs="Calibri"/>
                  <w:rPrChange w:id="154" w:author="عبدالرحمن سعيد محمد احمد" w:date="2025-06-06T02:49:00Z" w16du:dateUtc="2025-06-05T23:49:00Z">
                    <w:rPr/>
                  </w:rPrChange>
                </w:rPr>
                <w:t xml:space="preserve"> </w:t>
              </w:r>
            </w:ins>
            <w:del w:id="155" w:author="عبدالرحمن سعيد محمد احمد" w:date="2025-06-06T02:49:00Z" w16du:dateUtc="2025-06-05T23:49:00Z">
              <w:r w:rsidRPr="006123FE" w:rsidDel="006123FE">
                <w:rPr>
                  <w:rFonts w:asciiTheme="minorHAnsi" w:hAnsiTheme="minorHAnsi" w:cs="Calibri"/>
                  <w:rPrChange w:id="156" w:author="عبدالرحمن سعيد محمد احمد" w:date="2025-06-06T02:49:00Z" w16du:dateUtc="2025-06-05T23:49:00Z">
                    <w:rPr/>
                  </w:rPrChange>
                </w:rPr>
                <w:delText xml:space="preserve"> </w:delText>
              </w:r>
            </w:del>
            <w:r w:rsidRPr="006123FE">
              <w:rPr>
                <w:rFonts w:asciiTheme="minorHAnsi" w:hAnsiTheme="minorHAnsi" w:cs="Calibri"/>
                <w:rPrChange w:id="157" w:author="عبدالرحمن سعيد محمد احمد" w:date="2025-06-06T02:49:00Z" w16du:dateUtc="2025-06-05T23:49:00Z">
                  <w:rPr/>
                </w:rPrChange>
              </w:rPr>
              <w:t xml:space="preserve">with Udemy's search algorithms and managed </w:t>
            </w:r>
            <w:del w:id="158" w:author="عبدالرحمن سعيد محمد احمد" w:date="2025-06-06T02:49:00Z" w16du:dateUtc="2025-06-05T23:49:00Z">
              <w:r w:rsidRPr="006123FE" w:rsidDel="00ED149E">
                <w:rPr>
                  <w:rFonts w:asciiTheme="minorHAnsi" w:hAnsiTheme="minorHAnsi" w:cs="Calibri"/>
                  <w:rPrChange w:id="159" w:author="عبدالرحمن سعيد محمد احمد" w:date="2025-06-06T02:49:00Z" w16du:dateUtc="2025-06-05T23:49:00Z">
                    <w:rPr/>
                  </w:rPrChange>
                </w:rPr>
                <w:delText>rank</w:delText>
              </w:r>
            </w:del>
            <w:ins w:id="160" w:author="عبدالرحمن سعيد محمد احمد" w:date="2025-06-06T02:49:00Z" w16du:dateUtc="2025-06-05T23:49:00Z">
              <w:r w:rsidR="00ED149E" w:rsidRPr="00ED149E">
                <w:rPr>
                  <w:rFonts w:asciiTheme="minorHAnsi" w:hAnsiTheme="minorHAnsi" w:cs="Calibri"/>
                </w:rPr>
                <w:t>to rank</w:t>
              </w:r>
            </w:ins>
            <w:r w:rsidRPr="006123FE">
              <w:rPr>
                <w:rFonts w:asciiTheme="minorHAnsi" w:hAnsiTheme="minorHAnsi" w:cs="Calibri"/>
                <w:rPrChange w:id="161" w:author="عبدالرحمن سعيد محمد احمد" w:date="2025-06-06T02:49:00Z" w16du:dateUtc="2025-06-05T23:49:00Z">
                  <w:rPr/>
                </w:rPrChange>
              </w:rPr>
              <w:t xml:space="preserve"> the course first.</w:t>
            </w:r>
          </w:p>
          <w:p w14:paraId="01B31D63" w14:textId="77777777" w:rsidR="00B45FFD" w:rsidRDefault="00B45FFD" w:rsidP="006123FE">
            <w:pPr>
              <w:pStyle w:val="ListParagraph"/>
              <w:numPr>
                <w:ilvl w:val="0"/>
                <w:numId w:val="11"/>
              </w:numPr>
              <w:rPr>
                <w:ins w:id="162" w:author="عبدالرحمن سعيد محمد احمد" w:date="2025-06-06T02:49:00Z" w16du:dateUtc="2025-06-05T23:49:00Z"/>
              </w:rPr>
              <w:pPrChange w:id="163" w:author="عبدالرحمن سعيد محمد احمد" w:date="2025-06-06T02:49:00Z" w16du:dateUtc="2025-06-05T23:49:00Z">
                <w:pPr/>
              </w:pPrChange>
            </w:pPr>
          </w:p>
          <w:p w14:paraId="6B89BAD7" w14:textId="77777777" w:rsidR="006123FE" w:rsidRPr="006123FE" w:rsidRDefault="006123FE" w:rsidP="006123FE">
            <w:pPr>
              <w:rPr>
                <w:rFonts w:asciiTheme="minorHAnsi" w:hAnsiTheme="minorHAnsi" w:cs="Calibri"/>
                <w:rPrChange w:id="164" w:author="عبدالرحمن سعيد محمد احمد" w:date="2025-06-06T02:49:00Z" w16du:dateUtc="2025-06-05T23:49:00Z">
                  <w:rPr/>
                </w:rPrChange>
              </w:rPr>
            </w:pPr>
          </w:p>
          <w:p w14:paraId="4F7B14EA" w14:textId="77777777" w:rsidR="00B45FFD" w:rsidRDefault="00000000">
            <w:pPr>
              <w:pStyle w:val="Heading2"/>
              <w:rPr>
                <w:rFonts w:cs="Calibri"/>
              </w:rPr>
            </w:pPr>
            <w:r>
              <w:rPr>
                <w:rFonts w:cs="Calibri"/>
              </w:rPr>
              <w:t>COVALUSE, Remote, Internship</w:t>
            </w:r>
          </w:p>
          <w:p w14:paraId="3FDE2675" w14:textId="77777777" w:rsidR="00B45FFD" w:rsidRDefault="00000000">
            <w:pPr>
              <w:spacing w:before="0" w:line="240" w:lineRule="auto"/>
              <w:rPr>
                <w:rFonts w:asciiTheme="majorHAnsi" w:hAnsiTheme="majorHAnsi" w:cs="Calibri"/>
                <w:b/>
                <w:color w:val="000000"/>
                <w:sz w:val="22"/>
                <w:szCs w:val="22"/>
              </w:rPr>
            </w:pPr>
            <w:r>
              <w:rPr>
                <w:rFonts w:asciiTheme="majorHAnsi" w:hAnsiTheme="majorHAnsi" w:cs="Calibri"/>
                <w:b/>
                <w:color w:val="000000"/>
                <w:sz w:val="22"/>
                <w:szCs w:val="22"/>
              </w:rPr>
              <w:t>Social Media Manager</w:t>
            </w:r>
            <w:bookmarkStart w:id="165" w:name="_xgzqjaad3r9d"/>
            <w:bookmarkEnd w:id="165"/>
            <w:r>
              <w:rPr>
                <w:rFonts w:asciiTheme="majorHAnsi" w:hAnsiTheme="majorHAnsi" w:cs="Calibri"/>
                <w:b/>
                <w:color w:val="000000"/>
                <w:sz w:val="22"/>
                <w:szCs w:val="22"/>
              </w:rPr>
              <w:t xml:space="preserve"> | </w:t>
            </w:r>
            <w:r>
              <w:rPr>
                <w:rFonts w:asciiTheme="minorHAnsi" w:hAnsiTheme="minorHAnsi" w:cs="Calibri"/>
                <w:color w:val="000000"/>
                <w:sz w:val="20"/>
                <w:szCs w:val="20"/>
              </w:rPr>
              <w:t>February 2022 – Mars 2022</w:t>
            </w:r>
          </w:p>
          <w:p w14:paraId="487631FE" w14:textId="77777777" w:rsidR="00B45FFD" w:rsidRDefault="00000000">
            <w:pPr>
              <w:pStyle w:val="ListParagraph"/>
              <w:numPr>
                <w:ilvl w:val="0"/>
                <w:numId w:val="3"/>
              </w:numPr>
              <w:spacing w:before="100"/>
              <w:rPr>
                <w:rFonts w:asciiTheme="minorHAnsi" w:eastAsia="Open Sans" w:hAnsiTheme="minorHAnsi" w:cs="Calibri"/>
              </w:rPr>
            </w:pPr>
            <w:r>
              <w:rPr>
                <w:rFonts w:asciiTheme="minorHAnsi" w:eastAsia="Open Sans" w:hAnsiTheme="minorHAnsi" w:cs="Calibri"/>
              </w:rPr>
              <w:t>Got the “Top Achiever” award.</w:t>
            </w:r>
          </w:p>
          <w:p w14:paraId="7968AECB" w14:textId="77777777" w:rsidR="00B45FFD" w:rsidDel="005B2E57" w:rsidRDefault="00000000" w:rsidP="00015148">
            <w:pPr>
              <w:pStyle w:val="ListParagraph"/>
              <w:numPr>
                <w:ilvl w:val="0"/>
                <w:numId w:val="3"/>
              </w:numPr>
              <w:spacing w:before="100"/>
              <w:rPr>
                <w:del w:id="166" w:author="عبدالرحمن سعيد محمد احمد" w:date="2025-06-06T02:41:00Z" w16du:dateUtc="2025-06-05T23:41:00Z"/>
                <w:rFonts w:asciiTheme="minorHAnsi" w:hAnsiTheme="minorHAnsi" w:cs="Calibri"/>
              </w:rPr>
            </w:pPr>
            <w:r>
              <w:rPr>
                <w:rFonts w:asciiTheme="minorHAnsi" w:eastAsia="Open Sans" w:hAnsiTheme="minorHAnsi" w:cs="Calibri"/>
              </w:rPr>
              <w:t>Generated about 4 ideas for acquiring</w:t>
            </w:r>
            <w:r>
              <w:rPr>
                <w:rFonts w:asciiTheme="minorHAnsi" w:hAnsiTheme="minorHAnsi" w:cs="Calibri"/>
              </w:rPr>
              <w:t xml:space="preserve"> new and selective prospects and implemented 2 ideas in this project.</w:t>
            </w:r>
          </w:p>
          <w:p w14:paraId="40069390" w14:textId="77777777" w:rsidR="00B45FFD" w:rsidDel="006123FE" w:rsidRDefault="00B45FFD" w:rsidP="006123FE">
            <w:pPr>
              <w:pStyle w:val="ListParagraph"/>
              <w:rPr>
                <w:del w:id="167" w:author="Unknown Author" w:date="2024-10-25T20:53:00Z"/>
                <w:rFonts w:asciiTheme="minorHAnsi" w:hAnsiTheme="minorHAnsi" w:cs="Calibri"/>
              </w:rPr>
            </w:pPr>
          </w:p>
          <w:p w14:paraId="5757D1DB" w14:textId="77777777" w:rsidR="00B45FFD" w:rsidDel="006123FE" w:rsidRDefault="00B45FFD" w:rsidP="006123FE">
            <w:pPr>
              <w:pStyle w:val="ListParagraph"/>
              <w:rPr>
                <w:del w:id="168" w:author="Unknown Author" w:date="2024-10-25T20:53:00Z"/>
                <w:rFonts w:asciiTheme="minorHAnsi" w:hAnsiTheme="minorHAnsi" w:cs="Calibri"/>
              </w:rPr>
            </w:pPr>
          </w:p>
          <w:p w14:paraId="7B428E12" w14:textId="77777777" w:rsidR="006123FE" w:rsidRPr="006123FE" w:rsidRDefault="006123FE" w:rsidP="006123FE">
            <w:pPr>
              <w:pStyle w:val="ListParagraph"/>
              <w:numPr>
                <w:ilvl w:val="0"/>
                <w:numId w:val="3"/>
              </w:numPr>
              <w:spacing w:before="100"/>
              <w:rPr>
                <w:ins w:id="169" w:author="عبدالرحمن سعيد محمد احمد" w:date="2025-06-06T02:49:00Z" w16du:dateUtc="2025-06-05T23:49:00Z"/>
                <w:rFonts w:asciiTheme="minorHAnsi" w:hAnsiTheme="minorHAnsi" w:cs="Calibri"/>
                <w:rPrChange w:id="170" w:author="عبدالرحمن سعيد محمد احمد" w:date="2025-06-06T02:49:00Z" w16du:dateUtc="2025-06-05T23:49:00Z">
                  <w:rPr>
                    <w:ins w:id="171" w:author="عبدالرحمن سعيد محمد احمد" w:date="2025-06-06T02:49:00Z" w16du:dateUtc="2025-06-05T23:49:00Z"/>
                  </w:rPr>
                </w:rPrChange>
              </w:rPr>
              <w:pPrChange w:id="172" w:author="عبدالرحمن سعيد محمد احمد" w:date="2025-06-06T02:49:00Z" w16du:dateUtc="2025-06-05T23:49:00Z">
                <w:pPr>
                  <w:spacing w:before="100"/>
                </w:pPr>
              </w:pPrChange>
            </w:pPr>
          </w:p>
          <w:p w14:paraId="5F1A9087" w14:textId="77777777" w:rsidR="00B45FFD" w:rsidRDefault="00B45FFD" w:rsidP="006123FE">
            <w:pPr>
              <w:pPrChange w:id="173" w:author="عبدالرحمن سعيد محمد احمد" w:date="2025-06-06T02:49:00Z" w16du:dateUtc="2025-06-05T23:49:00Z">
                <w:pPr>
                  <w:spacing w:before="100"/>
                </w:pPr>
              </w:pPrChange>
            </w:pPr>
          </w:p>
          <w:p w14:paraId="1927804F" w14:textId="77777777" w:rsidR="00B45FFD" w:rsidRDefault="00000000">
            <w:pPr>
              <w:pStyle w:val="Heading2"/>
              <w:rPr>
                <w:rFonts w:cs="Calibri"/>
              </w:rPr>
            </w:pPr>
            <w:r>
              <w:rPr>
                <w:rFonts w:cs="Calibri"/>
              </w:rPr>
              <w:t>COVALUSE, Remote, Internship</w:t>
            </w:r>
          </w:p>
          <w:p w14:paraId="1B721471" w14:textId="77777777" w:rsidR="00B45FFD" w:rsidRDefault="00000000">
            <w:pPr>
              <w:spacing w:before="0" w:line="240" w:lineRule="auto"/>
              <w:rPr>
                <w:rFonts w:asciiTheme="majorHAnsi" w:hAnsiTheme="majorHAnsi" w:cs="Calibri"/>
                <w:b/>
                <w:color w:val="000000"/>
                <w:sz w:val="22"/>
                <w:szCs w:val="22"/>
              </w:rPr>
            </w:pPr>
            <w:r>
              <w:rPr>
                <w:rFonts w:asciiTheme="majorHAnsi" w:hAnsiTheme="majorHAnsi" w:cs="Calibri"/>
                <w:b/>
                <w:color w:val="000000"/>
                <w:sz w:val="22"/>
                <w:szCs w:val="22"/>
              </w:rPr>
              <w:t>Digital Marketer</w:t>
            </w:r>
            <w:bookmarkStart w:id="174" w:name="_rte0wbijvrn"/>
            <w:bookmarkEnd w:id="174"/>
            <w:r>
              <w:rPr>
                <w:rFonts w:asciiTheme="majorHAnsi" w:hAnsiTheme="majorHAnsi" w:cs="Calibri"/>
                <w:b/>
                <w:color w:val="000000"/>
                <w:sz w:val="22"/>
                <w:szCs w:val="22"/>
              </w:rPr>
              <w:t xml:space="preserve"> | </w:t>
            </w:r>
            <w:r>
              <w:rPr>
                <w:rFonts w:asciiTheme="minorHAnsi" w:hAnsiTheme="minorHAnsi" w:cs="Calibri"/>
                <w:color w:val="000000"/>
                <w:sz w:val="20"/>
                <w:szCs w:val="20"/>
              </w:rPr>
              <w:t>September 2021 – January 2022</w:t>
            </w:r>
          </w:p>
          <w:p w14:paraId="0287004E" w14:textId="77777777" w:rsidR="00B45FFD" w:rsidRDefault="00000000">
            <w:pPr>
              <w:pStyle w:val="ListParagraph"/>
              <w:numPr>
                <w:ilvl w:val="0"/>
                <w:numId w:val="5"/>
              </w:numPr>
              <w:rPr>
                <w:rFonts w:asciiTheme="minorHAnsi" w:hAnsiTheme="minorHAnsi" w:cs="Calibri"/>
              </w:rPr>
            </w:pPr>
            <w:r>
              <w:rPr>
                <w:rFonts w:asciiTheme="minorHAnsi" w:hAnsiTheme="minorHAnsi" w:cs="Calibri"/>
              </w:rPr>
              <w:t>Awarded 2 awards “Achiever”, and “Committed”.</w:t>
            </w:r>
          </w:p>
          <w:p w14:paraId="10236E3B" w14:textId="77777777" w:rsidR="00B45FFD" w:rsidRDefault="00000000">
            <w:pPr>
              <w:pStyle w:val="ListParagraph"/>
              <w:numPr>
                <w:ilvl w:val="0"/>
                <w:numId w:val="5"/>
              </w:numPr>
              <w:rPr>
                <w:rFonts w:asciiTheme="minorHAnsi" w:hAnsiTheme="minorHAnsi" w:cs="Calibri"/>
              </w:rPr>
            </w:pPr>
            <w:r>
              <w:rPr>
                <w:rFonts w:asciiTheme="minorHAnsi" w:hAnsiTheme="minorHAnsi" w:cs="Calibri"/>
              </w:rPr>
              <w:t>Made 2 dashboards to track marketing campaigns using google data studio.</w:t>
            </w:r>
          </w:p>
          <w:p w14:paraId="3A488243" w14:textId="77777777" w:rsidR="00B45FFD" w:rsidRDefault="00000000">
            <w:pPr>
              <w:pStyle w:val="ListParagraph"/>
              <w:numPr>
                <w:ilvl w:val="0"/>
                <w:numId w:val="5"/>
              </w:numPr>
              <w:rPr>
                <w:rFonts w:asciiTheme="minorHAnsi" w:hAnsiTheme="minorHAnsi" w:cs="Calibri"/>
              </w:rPr>
            </w:pPr>
            <w:r>
              <w:rPr>
                <w:rFonts w:asciiTheme="minorHAnsi" w:hAnsiTheme="minorHAnsi" w:cs="Calibri"/>
              </w:rPr>
              <w:t>Conducted 1 competition analysis.</w:t>
            </w:r>
          </w:p>
          <w:p w14:paraId="0ABA10FF" w14:textId="77777777" w:rsidR="00B45FFD" w:rsidDel="005B2E57" w:rsidRDefault="00000000" w:rsidP="005B2E57">
            <w:pPr>
              <w:pStyle w:val="ListParagraph"/>
              <w:numPr>
                <w:ilvl w:val="0"/>
                <w:numId w:val="5"/>
              </w:numPr>
              <w:rPr>
                <w:del w:id="175" w:author="عبدالرحمن سعيد محمد احمد" w:date="2025-06-06T02:42:00Z" w16du:dateUtc="2025-06-05T23:42:00Z"/>
                <w:rFonts w:asciiTheme="minorHAnsi" w:hAnsiTheme="minorHAnsi" w:cs="Calibri"/>
              </w:rPr>
            </w:pPr>
            <w:r>
              <w:rPr>
                <w:rFonts w:asciiTheme="minorHAnsi" w:hAnsiTheme="minorHAnsi" w:cs="Calibri"/>
              </w:rPr>
              <w:t xml:space="preserve">Planned marketing plans for products. </w:t>
            </w:r>
          </w:p>
          <w:p w14:paraId="7C718B3E" w14:textId="77777777" w:rsidR="005B2E57" w:rsidRDefault="005B2E57">
            <w:pPr>
              <w:pStyle w:val="ListParagraph"/>
              <w:numPr>
                <w:ilvl w:val="0"/>
                <w:numId w:val="5"/>
              </w:numPr>
              <w:rPr>
                <w:ins w:id="176" w:author="عبدالرحمن سعيد محمد احمد" w:date="2025-06-06T02:42:00Z" w16du:dateUtc="2025-06-05T23:42:00Z"/>
                <w:rFonts w:asciiTheme="minorHAnsi" w:hAnsiTheme="minorHAnsi" w:cs="Calibri"/>
              </w:rPr>
            </w:pPr>
          </w:p>
          <w:p w14:paraId="44EFF40A" w14:textId="65F8930A" w:rsidR="005B2E57" w:rsidRPr="005B2E57" w:rsidRDefault="00000000" w:rsidP="005B2E57">
            <w:pPr>
              <w:pStyle w:val="ListParagraph"/>
              <w:numPr>
                <w:ilvl w:val="0"/>
                <w:numId w:val="5"/>
              </w:numPr>
              <w:rPr>
                <w:ins w:id="177" w:author="عبدالرحمن سعيد محمد احمد" w:date="2025-06-06T02:43:00Z" w16du:dateUtc="2025-06-05T23:43:00Z"/>
                <w:rFonts w:asciiTheme="minorHAnsi" w:hAnsiTheme="minorHAnsi" w:cs="Calibri"/>
                <w:rPrChange w:id="178" w:author="عبدالرحمن سعيد محمد احمد" w:date="2025-06-06T02:43:00Z" w16du:dateUtc="2025-06-05T23:43:00Z">
                  <w:rPr>
                    <w:ins w:id="179" w:author="عبدالرحمن سعيد محمد احمد" w:date="2025-06-06T02:43:00Z" w16du:dateUtc="2025-06-05T23:43:00Z"/>
                  </w:rPr>
                </w:rPrChange>
              </w:rPr>
            </w:pPr>
            <w:r w:rsidRPr="005B2E57">
              <w:rPr>
                <w:rFonts w:asciiTheme="minorHAnsi" w:hAnsiTheme="minorHAnsi" w:cs="Calibri"/>
                <w:rPrChange w:id="180" w:author="عبدالرحمن سعيد محمد احمد" w:date="2025-06-06T02:42:00Z" w16du:dateUtc="2025-06-05T23:42:00Z">
                  <w:rPr/>
                </w:rPrChange>
              </w:rPr>
              <w:t>Designed 1 sales funnel for a new startup</w:t>
            </w:r>
            <w:ins w:id="181" w:author="عبدالرحمن سعيد محمد احمد" w:date="2025-06-06T02:43:00Z" w16du:dateUtc="2025-06-05T23:43:00Z">
              <w:r w:rsidR="005B2E57">
                <w:t xml:space="preserve"> .</w:t>
              </w:r>
            </w:ins>
          </w:p>
          <w:p w14:paraId="6A6BC388" w14:textId="30F02E80" w:rsidR="005B2E57" w:rsidDel="005B2E57" w:rsidRDefault="00000000" w:rsidP="005B2E57">
            <w:pPr>
              <w:rPr>
                <w:del w:id="182" w:author="عبدالرحمن سعيد محمد احمد" w:date="2025-06-06T02:42:00Z" w16du:dateUtc="2025-06-05T23:42:00Z"/>
                <w:rFonts w:asciiTheme="minorHAnsi" w:hAnsiTheme="minorHAnsi" w:cs="Calibri"/>
              </w:rPr>
            </w:pPr>
            <w:del w:id="183" w:author="عبدالرحمن سعيد محمد احمد" w:date="2025-06-06T02:43:00Z" w16du:dateUtc="2025-06-05T23:43:00Z">
              <w:r w:rsidRPr="005B2E57" w:rsidDel="005B2E57">
                <w:rPr>
                  <w:rFonts w:asciiTheme="minorHAnsi" w:hAnsiTheme="minorHAnsi" w:cs="Calibri"/>
                  <w:rPrChange w:id="184" w:author="عبدالرحمن سعيد محمد احمد" w:date="2025-06-06T02:43:00Z" w16du:dateUtc="2025-06-05T23:43:00Z">
                    <w:rPr/>
                  </w:rPrChange>
                </w:rPr>
                <w:delText>.</w:delText>
              </w:r>
            </w:del>
          </w:p>
          <w:p w14:paraId="251C3E6C" w14:textId="77777777" w:rsidR="006123FE" w:rsidRPr="005B2E57" w:rsidRDefault="006123FE" w:rsidP="005B2E57"/>
          <w:p w14:paraId="36D69ED0" w14:textId="77777777" w:rsidR="00B45FFD" w:rsidRDefault="00000000">
            <w:pPr>
              <w:pStyle w:val="Heading1"/>
              <w:rPr>
                <w:rFonts w:cs="Calibri"/>
              </w:rPr>
            </w:pPr>
            <w:r>
              <w:rPr>
                <w:rFonts w:cs="Calibri"/>
              </w:rPr>
              <w:t>Skills</w:t>
            </w:r>
          </w:p>
          <w:tbl>
            <w:tblPr>
              <w:tblStyle w:val="TableGrid"/>
              <w:tblW w:w="7243" w:type="dxa"/>
              <w:tblLayout w:type="fixed"/>
              <w:tblLook w:val="04A0" w:firstRow="1" w:lastRow="0" w:firstColumn="1" w:lastColumn="0" w:noHBand="0" w:noVBand="1"/>
              <w:tblPrChange w:id="185" w:author="عبدالرحمن سعيد محمد احمد" w:date="2025-06-06T02:50:00Z" w16du:dateUtc="2025-06-05T23:50:00Z">
                <w:tblPr>
                  <w:tblStyle w:val="TableGrid"/>
                  <w:tblW w:w="7243" w:type="dxa"/>
                  <w:tblLook w:val="04A0" w:firstRow="1" w:lastRow="0" w:firstColumn="1" w:lastColumn="0" w:noHBand="0" w:noVBand="1"/>
                </w:tblPr>
              </w:tblPrChange>
            </w:tblPr>
            <w:tblGrid>
              <w:gridCol w:w="3621"/>
              <w:gridCol w:w="3622"/>
              <w:tblGridChange w:id="186">
                <w:tblGrid>
                  <w:gridCol w:w="3621"/>
                  <w:gridCol w:w="3622"/>
                </w:tblGrid>
              </w:tblGridChange>
            </w:tblGrid>
            <w:tr w:rsidR="00B45FFD" w14:paraId="5F3ABD64" w14:textId="77777777" w:rsidTr="00C510B9">
              <w:tc>
                <w:tcPr>
                  <w:tcW w:w="3621" w:type="dxa"/>
                  <w:tcBorders>
                    <w:top w:val="nil"/>
                    <w:left w:val="nil"/>
                    <w:bottom w:val="nil"/>
                    <w:right w:val="nil"/>
                  </w:tcBorders>
                  <w:tcPrChange w:id="187" w:author="عبدالرحمن سعيد محمد احمد" w:date="2025-06-06T02:50:00Z" w16du:dateUtc="2025-06-05T23:50:00Z">
                    <w:tcPr>
                      <w:tcW w:w="3621" w:type="dxa"/>
                      <w:tcBorders>
                        <w:top w:val="nil"/>
                        <w:left w:val="nil"/>
                        <w:bottom w:val="nil"/>
                        <w:right w:val="nil"/>
                      </w:tcBorders>
                    </w:tcPr>
                  </w:tcPrChange>
                </w:tcPr>
                <w:p w14:paraId="6297634F" w14:textId="77777777" w:rsidR="00B45FFD" w:rsidRDefault="00000000">
                  <w:pPr>
                    <w:spacing w:before="0"/>
                    <w:rPr>
                      <w:rFonts w:asciiTheme="minorHAnsi" w:hAnsiTheme="minorHAnsi" w:cs="Calibri"/>
                      <w:b/>
                      <w:bCs/>
                    </w:rPr>
                  </w:pPr>
                  <w:r>
                    <w:rPr>
                      <w:rFonts w:asciiTheme="minorHAnsi" w:hAnsiTheme="minorHAnsi" w:cs="Calibri"/>
                      <w:b/>
                      <w:bCs/>
                      <w:color w:val="000000"/>
                      <w:sz w:val="20"/>
                      <w:szCs w:val="20"/>
                    </w:rPr>
                    <w:t>Programming Languages &amp; Technologies:</w:t>
                  </w:r>
                </w:p>
                <w:p w14:paraId="64C9AE0E"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Python, Flask, Beautiful Soup, Selenium</w:t>
                  </w:r>
                </w:p>
                <w:p w14:paraId="28273F8E"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Scikit-learn, Tensorflow, Pytorch</w:t>
                  </w:r>
                </w:p>
                <w:p w14:paraId="04BDF6B8"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Computer Vision, NLP</w:t>
                  </w:r>
                </w:p>
                <w:p w14:paraId="06AE92F1"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Numby, Pandas, Matplotlib</w:t>
                  </w:r>
                </w:p>
                <w:p w14:paraId="7247CD76"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HTML, CSS, Java Script</w:t>
                  </w:r>
                </w:p>
                <w:p w14:paraId="47A2249F"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Flutter, Firebase</w:t>
                  </w:r>
                </w:p>
                <w:p w14:paraId="3263D23C"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Java, C++</w:t>
                  </w:r>
                </w:p>
              </w:tc>
              <w:tc>
                <w:tcPr>
                  <w:tcW w:w="3621" w:type="dxa"/>
                  <w:tcBorders>
                    <w:top w:val="nil"/>
                    <w:left w:val="nil"/>
                    <w:bottom w:val="nil"/>
                    <w:right w:val="nil"/>
                  </w:tcBorders>
                  <w:tcPrChange w:id="188" w:author="عبدالرحمن سعيد محمد احمد" w:date="2025-06-06T02:50:00Z" w16du:dateUtc="2025-06-05T23:50:00Z">
                    <w:tcPr>
                      <w:tcW w:w="3621" w:type="dxa"/>
                      <w:tcBorders>
                        <w:top w:val="nil"/>
                        <w:left w:val="nil"/>
                        <w:bottom w:val="nil"/>
                        <w:right w:val="nil"/>
                      </w:tcBorders>
                    </w:tcPr>
                  </w:tcPrChange>
                </w:tcPr>
                <w:p w14:paraId="3A8525E8" w14:textId="77777777" w:rsidR="00B45FFD" w:rsidRDefault="00000000">
                  <w:pPr>
                    <w:spacing w:before="0"/>
                    <w:rPr>
                      <w:rFonts w:asciiTheme="minorHAnsi" w:hAnsiTheme="minorHAnsi" w:cs="Calibri"/>
                    </w:rPr>
                  </w:pPr>
                  <w:r>
                    <w:rPr>
                      <w:rFonts w:asciiTheme="minorHAnsi" w:hAnsiTheme="minorHAnsi" w:cs="Calibri"/>
                      <w:b/>
                      <w:bCs/>
                      <w:color w:val="000000"/>
                      <w:sz w:val="20"/>
                      <w:szCs w:val="20"/>
                    </w:rPr>
                    <w:t>Other Skills:</w:t>
                  </w:r>
                </w:p>
                <w:p w14:paraId="210C1484"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Excel</w:t>
                  </w:r>
                </w:p>
                <w:p w14:paraId="677BE09F"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Make</w:t>
                  </w:r>
                </w:p>
                <w:p w14:paraId="16651758" w14:textId="77777777" w:rsidR="00B45FFD" w:rsidRDefault="00000000">
                  <w:pPr>
                    <w:pStyle w:val="ListParagraph"/>
                    <w:numPr>
                      <w:ilvl w:val="0"/>
                      <w:numId w:val="2"/>
                    </w:numPr>
                    <w:spacing w:before="320"/>
                    <w:rPr>
                      <w:rFonts w:asciiTheme="minorHAnsi" w:hAnsiTheme="minorHAnsi" w:cs="Calibri"/>
                    </w:rPr>
                  </w:pPr>
                  <w:r>
                    <w:rPr>
                      <w:rFonts w:asciiTheme="minorHAnsi" w:hAnsiTheme="minorHAnsi" w:cs="Calibri"/>
                    </w:rPr>
                    <w:t>Search Engine Optimization, Content Marketing</w:t>
                  </w:r>
                </w:p>
                <w:p w14:paraId="3F3D4DCE" w14:textId="77777777" w:rsidR="00B45FFD" w:rsidRDefault="00000000">
                  <w:pPr>
                    <w:pStyle w:val="ListParagraph"/>
                    <w:numPr>
                      <w:ilvl w:val="0"/>
                      <w:numId w:val="2"/>
                    </w:numPr>
                    <w:spacing w:before="320"/>
                    <w:rPr>
                      <w:rFonts w:asciiTheme="minorHAnsi" w:hAnsiTheme="minorHAnsi" w:cs="Calibri"/>
                    </w:rPr>
                  </w:pPr>
                  <w:r>
                    <w:rPr>
                      <w:rFonts w:asciiTheme="minorHAnsi" w:hAnsiTheme="minorHAnsi" w:cs="Calibri"/>
                    </w:rPr>
                    <w:t>Google Analytics</w:t>
                  </w:r>
                </w:p>
                <w:p w14:paraId="2DDEB293"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 xml:space="preserve">A/B Testing </w:t>
                  </w:r>
                </w:p>
                <w:p w14:paraId="537589F7" w14:textId="77777777" w:rsidR="00B45FFD" w:rsidRDefault="00000000">
                  <w:pPr>
                    <w:pStyle w:val="ListParagraph"/>
                    <w:numPr>
                      <w:ilvl w:val="0"/>
                      <w:numId w:val="2"/>
                    </w:numPr>
                    <w:spacing w:before="0"/>
                    <w:rPr>
                      <w:rFonts w:asciiTheme="minorHAnsi" w:hAnsiTheme="minorHAnsi" w:cs="Calibri"/>
                    </w:rPr>
                  </w:pPr>
                  <w:r>
                    <w:rPr>
                      <w:rFonts w:asciiTheme="minorHAnsi" w:hAnsiTheme="minorHAnsi" w:cs="Calibri"/>
                    </w:rPr>
                    <w:t>WordPress</w:t>
                  </w:r>
                </w:p>
              </w:tc>
            </w:tr>
          </w:tbl>
          <w:p w14:paraId="6B809E69" w14:textId="77777777" w:rsidR="00B45FFD" w:rsidRDefault="00B45FFD">
            <w:pPr>
              <w:spacing w:before="0"/>
              <w:rPr>
                <w:ins w:id="189" w:author="عبدالرحمن سعيد محمد احمد" w:date="2025-06-06T02:41:00Z" w16du:dateUtc="2025-06-05T23:41:00Z"/>
                <w:rFonts w:asciiTheme="minorHAnsi" w:eastAsia="Open Sans" w:hAnsiTheme="minorHAnsi" w:cs="Calibri"/>
                <w:color w:val="2079C7"/>
              </w:rPr>
            </w:pPr>
          </w:p>
          <w:p w14:paraId="79312E78" w14:textId="77777777" w:rsidR="00015148" w:rsidRDefault="00015148">
            <w:pPr>
              <w:spacing w:before="0"/>
              <w:rPr>
                <w:rFonts w:asciiTheme="minorHAnsi" w:eastAsia="Open Sans" w:hAnsiTheme="minorHAnsi" w:cs="Calibri"/>
                <w:color w:val="2079C7"/>
              </w:rPr>
            </w:pPr>
          </w:p>
          <w:p w14:paraId="404A105D" w14:textId="77777777" w:rsidR="00B45FFD" w:rsidRDefault="00000000">
            <w:pPr>
              <w:pStyle w:val="Heading1"/>
              <w:rPr>
                <w:rFonts w:cs="Calibri"/>
              </w:rPr>
            </w:pPr>
            <w:r>
              <w:rPr>
                <w:rFonts w:cs="Calibri"/>
              </w:rPr>
              <w:lastRenderedPageBreak/>
              <w:t xml:space="preserve">Education </w:t>
            </w:r>
          </w:p>
          <w:p w14:paraId="7462A11D" w14:textId="25B4F8A7" w:rsidR="00B45FFD" w:rsidRDefault="00000000">
            <w:pPr>
              <w:pStyle w:val="Heading2"/>
            </w:pPr>
            <w:bookmarkStart w:id="190" w:name="_de3nyi9lt8o"/>
            <w:bookmarkEnd w:id="190"/>
            <w:r>
              <w:t>Cairo University</w:t>
            </w:r>
            <w:bookmarkStart w:id="191" w:name="_o5hg10c13u65"/>
            <w:bookmarkEnd w:id="191"/>
            <w:r>
              <w:t xml:space="preserve"> | Faculty of </w:t>
            </w:r>
            <w:del w:id="192" w:author="عبدالرحمن سعيد محمد احمد" w:date="2025-06-06T02:53:00Z" w16du:dateUtc="2025-06-05T23:53:00Z">
              <w:r w:rsidDel="00A14107">
                <w:delText>computers</w:delText>
              </w:r>
            </w:del>
            <w:ins w:id="193" w:author="عبدالرحمن سعيد محمد احمد" w:date="2025-06-06T02:53:00Z" w16du:dateUtc="2025-06-05T23:53:00Z">
              <w:r w:rsidR="00A14107">
                <w:t>Computers</w:t>
              </w:r>
            </w:ins>
            <w:r>
              <w:t xml:space="preserve"> and Artificial Intelligence</w:t>
            </w:r>
          </w:p>
          <w:p w14:paraId="06CBD3DE" w14:textId="77777777" w:rsidR="00B45FFD" w:rsidDel="00A14107" w:rsidRDefault="00000000" w:rsidP="00A14107">
            <w:pPr>
              <w:pStyle w:val="Heading3"/>
              <w:rPr>
                <w:del w:id="194" w:author="عبدالرحمن سعيد محمد احمد" w:date="2025-06-06T02:51:00Z" w16du:dateUtc="2025-06-05T23:51:00Z"/>
                <w:rFonts w:asciiTheme="minorHAnsi" w:eastAsia="Merriweather" w:hAnsiTheme="minorHAnsi" w:cs="Calibri"/>
                <w:color w:val="000000"/>
                <w:sz w:val="20"/>
                <w:szCs w:val="20"/>
              </w:rPr>
            </w:pPr>
            <w:r>
              <w:rPr>
                <w:rFonts w:asciiTheme="minorHAnsi" w:eastAsia="Merriweather" w:hAnsiTheme="minorHAnsi" w:cs="Calibri"/>
                <w:color w:val="000000"/>
                <w:sz w:val="20"/>
                <w:szCs w:val="20"/>
              </w:rPr>
              <w:t xml:space="preserve"> Artificial Intelligence Department | October 2020 – October 2024</w:t>
            </w:r>
          </w:p>
          <w:p w14:paraId="69F8AA1C" w14:textId="77777777" w:rsidR="00A14107" w:rsidRPr="00A14107" w:rsidRDefault="00A14107" w:rsidP="00A14107">
            <w:pPr>
              <w:rPr>
                <w:ins w:id="195" w:author="عبدالرحمن سعيد محمد احمد" w:date="2025-06-06T02:52:00Z" w16du:dateUtc="2025-06-05T23:52:00Z"/>
                <w:rPrChange w:id="196" w:author="عبدالرحمن سعيد محمد احمد" w:date="2025-06-06T02:52:00Z" w16du:dateUtc="2025-06-05T23:52:00Z">
                  <w:rPr>
                    <w:ins w:id="197" w:author="عبدالرحمن سعيد محمد احمد" w:date="2025-06-06T02:52:00Z" w16du:dateUtc="2025-06-05T23:52:00Z"/>
                    <w:rFonts w:asciiTheme="minorHAnsi" w:eastAsia="Merriweather" w:hAnsiTheme="minorHAnsi" w:cs="Calibri"/>
                    <w:color w:val="000000"/>
                    <w:sz w:val="20"/>
                    <w:szCs w:val="20"/>
                  </w:rPr>
                </w:rPrChange>
              </w:rPr>
              <w:pPrChange w:id="198" w:author="عبدالرحمن سعيد محمد احمد" w:date="2025-06-06T02:52:00Z" w16du:dateUtc="2025-06-05T23:52:00Z">
                <w:pPr>
                  <w:pStyle w:val="Heading3"/>
                </w:pPr>
              </w:pPrChange>
            </w:pPr>
          </w:p>
          <w:p w14:paraId="548BA8B7" w14:textId="77777777" w:rsidR="00B45FFD" w:rsidRPr="00A14107" w:rsidRDefault="00B45FFD" w:rsidP="00A14107">
            <w:pPr>
              <w:pStyle w:val="Heading3"/>
              <w:rPr>
                <w:rFonts w:asciiTheme="minorHAnsi" w:hAnsiTheme="minorHAnsi"/>
                <w:sz w:val="18"/>
                <w:szCs w:val="18"/>
                <w:rPrChange w:id="199" w:author="عبدالرحمن سعيد محمد احمد" w:date="2025-06-06T02:52:00Z" w16du:dateUtc="2025-06-05T23:52:00Z">
                  <w:rPr/>
                </w:rPrChange>
              </w:rPr>
              <w:pPrChange w:id="200" w:author="عبدالرحمن سعيد محمد احمد" w:date="2025-06-06T02:51:00Z" w16du:dateUtc="2025-06-05T23:51:00Z">
                <w:pPr/>
              </w:pPrChange>
            </w:pPr>
          </w:p>
          <w:p w14:paraId="0CD44FBF" w14:textId="77777777" w:rsidR="00B45FFD" w:rsidRDefault="00000000">
            <w:pPr>
              <w:pStyle w:val="Heading2"/>
              <w:rPr>
                <w:rFonts w:cs="Calibri"/>
              </w:rPr>
            </w:pPr>
            <w:r>
              <w:rPr>
                <w:rFonts w:cs="Calibri"/>
              </w:rPr>
              <w:t>Coursera</w:t>
            </w:r>
          </w:p>
          <w:p w14:paraId="48040F01" w14:textId="77777777" w:rsidR="00B45FFD" w:rsidRDefault="00000000">
            <w:pPr>
              <w:pStyle w:val="Heading3"/>
              <w:rPr>
                <w:rFonts w:asciiTheme="majorHAnsi" w:hAnsiTheme="majorHAnsi" w:cs="Calibri"/>
              </w:rPr>
            </w:pPr>
            <w:r>
              <w:rPr>
                <w:rFonts w:asciiTheme="majorHAnsi" w:hAnsiTheme="majorHAnsi" w:cs="Calibri"/>
              </w:rPr>
              <w:t>Machine Learning Specialization</w:t>
            </w:r>
          </w:p>
          <w:p w14:paraId="5EC0712D" w14:textId="77777777" w:rsidR="00B45FFD" w:rsidRPr="00A14107" w:rsidDel="00A14107" w:rsidRDefault="00000000" w:rsidP="00A14107">
            <w:pPr>
              <w:pStyle w:val="ListParagraph"/>
              <w:numPr>
                <w:ilvl w:val="0"/>
                <w:numId w:val="1"/>
              </w:numPr>
              <w:rPr>
                <w:del w:id="201" w:author="عبدالرحمن سعيد محمد احمد" w:date="2025-06-06T02:51:00Z" w16du:dateUtc="2025-06-05T23:51:00Z"/>
                <w:rFonts w:asciiTheme="minorHAnsi" w:hAnsiTheme="minorHAnsi" w:cs="Calibri"/>
                <w:rPrChange w:id="202" w:author="عبدالرحمن سعيد محمد احمد" w:date="2025-06-06T02:52:00Z" w16du:dateUtc="2025-06-05T23:52:00Z">
                  <w:rPr>
                    <w:del w:id="203" w:author="عبدالرحمن سعيد محمد احمد" w:date="2025-06-06T02:51:00Z" w16du:dateUtc="2025-06-05T23:51:00Z"/>
                    <w:rFonts w:asciiTheme="minorHAnsi" w:hAnsiTheme="minorHAnsi" w:cs="Calibri"/>
                    <w:b/>
                    <w:bCs/>
                    <w:color w:val="auto"/>
                    <w:sz w:val="20"/>
                    <w:szCs w:val="20"/>
                  </w:rPr>
                </w:rPrChange>
              </w:rPr>
            </w:pPr>
            <w:r>
              <w:rPr>
                <w:rFonts w:asciiTheme="minorHAnsi" w:hAnsiTheme="minorHAnsi" w:cs="Calibri"/>
                <w:b/>
                <w:bCs/>
                <w:color w:val="auto"/>
                <w:sz w:val="20"/>
                <w:szCs w:val="20"/>
              </w:rPr>
              <w:t xml:space="preserve">Supervised Machine Learning: Regression and Classification </w:t>
            </w:r>
          </w:p>
          <w:p w14:paraId="19DE0A0D" w14:textId="77777777" w:rsidR="00A14107" w:rsidRDefault="00A14107">
            <w:pPr>
              <w:pStyle w:val="ListParagraph"/>
              <w:numPr>
                <w:ilvl w:val="0"/>
                <w:numId w:val="1"/>
              </w:numPr>
              <w:rPr>
                <w:ins w:id="204" w:author="عبدالرحمن سعيد محمد احمد" w:date="2025-06-06T02:52:00Z" w16du:dateUtc="2025-06-05T23:52:00Z"/>
                <w:rFonts w:asciiTheme="minorHAnsi" w:hAnsiTheme="minorHAnsi" w:cs="Calibri"/>
              </w:rPr>
            </w:pPr>
          </w:p>
          <w:p w14:paraId="17C2C70F" w14:textId="77777777" w:rsidR="00B45FFD" w:rsidRPr="00A14107" w:rsidRDefault="00B45FFD" w:rsidP="00A14107">
            <w:pPr>
              <w:rPr>
                <w:rFonts w:asciiTheme="minorHAnsi" w:hAnsiTheme="minorHAnsi" w:cs="Calibri"/>
                <w:rPrChange w:id="205" w:author="عبدالرحمن سعيد محمد احمد" w:date="2025-06-06T02:52:00Z" w16du:dateUtc="2025-06-05T23:52:00Z">
                  <w:rPr/>
                </w:rPrChange>
              </w:rPr>
            </w:pPr>
          </w:p>
          <w:p w14:paraId="265B39A8" w14:textId="77777777" w:rsidR="00B45FFD" w:rsidRDefault="00000000">
            <w:pPr>
              <w:pStyle w:val="Heading3"/>
              <w:rPr>
                <w:rFonts w:asciiTheme="majorHAnsi" w:hAnsiTheme="majorHAnsi" w:cs="Calibri"/>
              </w:rPr>
            </w:pPr>
            <w:r>
              <w:rPr>
                <w:rFonts w:asciiTheme="majorHAnsi" w:hAnsiTheme="majorHAnsi" w:cs="Calibri"/>
              </w:rPr>
              <w:t>Deep Learning Specialization</w:t>
            </w:r>
          </w:p>
          <w:p w14:paraId="14BFA625" w14:textId="77777777" w:rsidR="00B45FFD" w:rsidRDefault="00000000">
            <w:pPr>
              <w:pStyle w:val="ListParagraph"/>
              <w:numPr>
                <w:ilvl w:val="0"/>
                <w:numId w:val="1"/>
              </w:numPr>
              <w:rPr>
                <w:rFonts w:asciiTheme="minorHAnsi" w:hAnsiTheme="minorHAnsi" w:cs="Calibri"/>
                <w:b/>
                <w:bCs/>
                <w:color w:val="auto"/>
                <w:sz w:val="20"/>
                <w:szCs w:val="20"/>
              </w:rPr>
            </w:pPr>
            <w:r>
              <w:rPr>
                <w:rFonts w:asciiTheme="minorHAnsi" w:hAnsiTheme="minorHAnsi" w:cs="Calibri"/>
                <w:b/>
                <w:bCs/>
                <w:color w:val="auto"/>
                <w:sz w:val="20"/>
                <w:szCs w:val="20"/>
              </w:rPr>
              <w:t>Neural Networks and Deep Learning</w:t>
            </w:r>
          </w:p>
          <w:p w14:paraId="17559131" w14:textId="77777777" w:rsidR="00B45FFD" w:rsidRDefault="00000000">
            <w:pPr>
              <w:pStyle w:val="ListParagraph"/>
              <w:numPr>
                <w:ilvl w:val="0"/>
                <w:numId w:val="1"/>
              </w:numPr>
              <w:rPr>
                <w:rFonts w:asciiTheme="minorHAnsi" w:hAnsiTheme="minorHAnsi" w:cs="Calibri"/>
              </w:rPr>
            </w:pPr>
            <w:r>
              <w:rPr>
                <w:rFonts w:asciiTheme="minorHAnsi" w:hAnsiTheme="minorHAnsi" w:cs="Calibri"/>
                <w:b/>
                <w:bCs/>
                <w:color w:val="auto"/>
                <w:sz w:val="20"/>
                <w:szCs w:val="20"/>
              </w:rPr>
              <w:t>Improving Deep Neural Networks</w:t>
            </w:r>
          </w:p>
          <w:p w14:paraId="48AFBDAC" w14:textId="77777777" w:rsidR="00B45FFD" w:rsidRDefault="00B45FFD">
            <w:pPr>
              <w:rPr>
                <w:del w:id="206" w:author="Unknown Author" w:date="2024-10-25T20:54:00Z"/>
                <w:rFonts w:asciiTheme="minorHAnsi" w:hAnsiTheme="minorHAnsi" w:cs="Calibri"/>
              </w:rPr>
            </w:pPr>
          </w:p>
          <w:p w14:paraId="190C4428" w14:textId="77777777" w:rsidR="00B45FFD" w:rsidRDefault="00B45FFD">
            <w:pPr>
              <w:rPr>
                <w:rFonts w:asciiTheme="minorHAnsi" w:hAnsiTheme="minorHAnsi" w:cs="Calibri"/>
              </w:rPr>
            </w:pPr>
          </w:p>
          <w:p w14:paraId="069F6FC0" w14:textId="77777777" w:rsidR="00B45FFD" w:rsidRDefault="00000000">
            <w:pPr>
              <w:pStyle w:val="Heading2"/>
              <w:rPr>
                <w:rFonts w:cs="Calibri"/>
              </w:rPr>
            </w:pPr>
            <w:r>
              <w:rPr>
                <w:rFonts w:cs="Calibri"/>
              </w:rPr>
              <w:t>Udacity</w:t>
            </w:r>
          </w:p>
          <w:p w14:paraId="2D8EDB96" w14:textId="77777777" w:rsidR="00B45FFD" w:rsidRDefault="00000000">
            <w:pPr>
              <w:pStyle w:val="Heading3"/>
              <w:rPr>
                <w:rFonts w:asciiTheme="majorHAnsi" w:hAnsiTheme="majorHAnsi" w:cs="Calibri"/>
              </w:rPr>
            </w:pPr>
            <w:r>
              <w:rPr>
                <w:rFonts w:asciiTheme="majorHAnsi" w:hAnsiTheme="majorHAnsi" w:cs="Calibri"/>
              </w:rPr>
              <w:t>Digital Marketing Nanodegree</w:t>
            </w:r>
            <w:bookmarkStart w:id="207" w:name="_y0ojq6k2gcqu"/>
            <w:bookmarkEnd w:id="207"/>
          </w:p>
          <w:p w14:paraId="5C8AE43B" w14:textId="77777777" w:rsidR="00B45FFD" w:rsidRDefault="00000000">
            <w:pPr>
              <w:pStyle w:val="ListParagraph"/>
              <w:numPr>
                <w:ilvl w:val="0"/>
                <w:numId w:val="1"/>
              </w:numPr>
              <w:rPr>
                <w:rFonts w:asciiTheme="minorHAnsi" w:hAnsiTheme="minorHAnsi" w:cs="Calibri"/>
                <w:b/>
                <w:bCs/>
                <w:color w:val="auto"/>
                <w:sz w:val="20"/>
                <w:szCs w:val="20"/>
              </w:rPr>
            </w:pPr>
            <w:r>
              <w:rPr>
                <w:rFonts w:asciiTheme="minorHAnsi" w:hAnsiTheme="minorHAnsi" w:cs="Calibri"/>
                <w:b/>
                <w:bCs/>
                <w:color w:val="auto"/>
                <w:sz w:val="20"/>
                <w:szCs w:val="20"/>
              </w:rPr>
              <w:t xml:space="preserve">Professional Track </w:t>
            </w:r>
          </w:p>
          <w:p w14:paraId="576283FF" w14:textId="77777777" w:rsidR="00B45FFD" w:rsidDel="00A14107" w:rsidRDefault="00000000">
            <w:pPr>
              <w:pStyle w:val="ListParagraph"/>
              <w:numPr>
                <w:ilvl w:val="0"/>
                <w:numId w:val="1"/>
              </w:numPr>
              <w:rPr>
                <w:del w:id="208" w:author="عبدالرحمن سعيد محمد احمد" w:date="2025-06-06T02:51:00Z" w16du:dateUtc="2025-06-05T23:51:00Z"/>
                <w:rFonts w:asciiTheme="minorHAnsi" w:hAnsiTheme="minorHAnsi" w:cs="Calibri"/>
                <w:b/>
                <w:bCs/>
                <w:color w:val="auto"/>
                <w:sz w:val="20"/>
                <w:szCs w:val="20"/>
              </w:rPr>
            </w:pPr>
            <w:r>
              <w:rPr>
                <w:rFonts w:asciiTheme="minorHAnsi" w:hAnsiTheme="minorHAnsi" w:cs="Calibri"/>
                <w:b/>
                <w:bCs/>
                <w:color w:val="auto"/>
                <w:sz w:val="20"/>
                <w:szCs w:val="20"/>
              </w:rPr>
              <w:t xml:space="preserve">Challenger Track </w:t>
            </w:r>
          </w:p>
          <w:p w14:paraId="796EC24C" w14:textId="77777777" w:rsidR="00B45FFD" w:rsidRPr="00A14107" w:rsidRDefault="00B45FFD" w:rsidP="00A14107">
            <w:pPr>
              <w:pStyle w:val="ListParagraph"/>
              <w:numPr>
                <w:ilvl w:val="0"/>
                <w:numId w:val="1"/>
              </w:numPr>
              <w:rPr>
                <w:rFonts w:asciiTheme="minorHAnsi" w:hAnsiTheme="minorHAnsi" w:cs="Calibri"/>
                <w:b/>
                <w:bCs/>
                <w:color w:val="auto"/>
                <w:sz w:val="20"/>
                <w:szCs w:val="20"/>
                <w:rPrChange w:id="209" w:author="عبدالرحمن سعيد محمد احمد" w:date="2025-06-06T02:51:00Z" w16du:dateUtc="2025-06-05T23:51:00Z">
                  <w:rPr/>
                </w:rPrChange>
              </w:rPr>
              <w:pPrChange w:id="210" w:author="عبدالرحمن سعيد محمد احمد" w:date="2025-06-06T02:51:00Z" w16du:dateUtc="2025-06-05T23:51:00Z">
                <w:pPr/>
              </w:pPrChange>
            </w:pPr>
          </w:p>
          <w:p w14:paraId="2920D6B2" w14:textId="77777777" w:rsidR="00B45FFD" w:rsidRDefault="00000000">
            <w:pPr>
              <w:pStyle w:val="Heading1"/>
              <w:rPr>
                <w:rFonts w:eastAsia="Open Sans" w:cs="Calibri"/>
              </w:rPr>
            </w:pPr>
            <w:r>
              <w:rPr>
                <w:rFonts w:eastAsia="Open Sans" w:cs="Calibri"/>
              </w:rPr>
              <w:t>Other</w:t>
            </w:r>
          </w:p>
          <w:p w14:paraId="6BD93285" w14:textId="77777777" w:rsidR="00B45FFD" w:rsidRDefault="00000000">
            <w:pPr>
              <w:pStyle w:val="Heading3"/>
              <w:rPr>
                <w:rFonts w:asciiTheme="majorHAnsi" w:hAnsiTheme="majorHAnsi"/>
              </w:rPr>
            </w:pPr>
            <w:r>
              <w:rPr>
                <w:rFonts w:asciiTheme="majorHAnsi" w:hAnsiTheme="majorHAnsi"/>
              </w:rPr>
              <w:t>Certifications</w:t>
            </w:r>
          </w:p>
          <w:p w14:paraId="0673F994" w14:textId="77777777" w:rsidR="00B45FFD" w:rsidRDefault="00000000">
            <w:pPr>
              <w:pStyle w:val="ListParagraph"/>
              <w:numPr>
                <w:ilvl w:val="0"/>
                <w:numId w:val="1"/>
              </w:numPr>
              <w:spacing w:before="0"/>
              <w:rPr>
                <w:rFonts w:asciiTheme="minorHAnsi" w:hAnsiTheme="minorHAnsi" w:cs="Calibri"/>
                <w:b/>
                <w:bCs/>
                <w:color w:val="auto"/>
                <w:sz w:val="20"/>
                <w:szCs w:val="20"/>
              </w:rPr>
            </w:pPr>
            <w:r>
              <w:rPr>
                <w:rFonts w:asciiTheme="minorHAnsi" w:hAnsiTheme="minorHAnsi" w:cs="Calibri"/>
                <w:color w:val="auto"/>
                <w:sz w:val="20"/>
                <w:szCs w:val="20"/>
              </w:rPr>
              <w:t xml:space="preserve">SEO Foundation – </w:t>
            </w:r>
            <w:r>
              <w:rPr>
                <w:rFonts w:asciiTheme="minorHAnsi" w:hAnsiTheme="minorHAnsi" w:cs="Calibri"/>
                <w:b/>
                <w:bCs/>
                <w:color w:val="auto"/>
                <w:sz w:val="20"/>
                <w:szCs w:val="20"/>
              </w:rPr>
              <w:t>LinkedIn</w:t>
            </w:r>
          </w:p>
          <w:p w14:paraId="2A3A4D8D" w14:textId="77777777" w:rsidR="00B45FFD" w:rsidRDefault="00000000">
            <w:pPr>
              <w:pStyle w:val="ListParagraph"/>
              <w:numPr>
                <w:ilvl w:val="0"/>
                <w:numId w:val="1"/>
              </w:numPr>
              <w:spacing w:before="0"/>
              <w:rPr>
                <w:rFonts w:asciiTheme="minorHAnsi" w:hAnsiTheme="minorHAnsi" w:cs="Calibri"/>
                <w:b/>
                <w:bCs/>
                <w:color w:val="auto"/>
                <w:sz w:val="20"/>
                <w:szCs w:val="20"/>
              </w:rPr>
            </w:pPr>
            <w:r>
              <w:rPr>
                <w:rFonts w:asciiTheme="minorHAnsi" w:hAnsiTheme="minorHAnsi" w:cs="Calibri"/>
                <w:color w:val="auto"/>
                <w:sz w:val="20"/>
                <w:szCs w:val="20"/>
              </w:rPr>
              <w:t xml:space="preserve">Google Analytics 4 (GA4) Essential Training – </w:t>
            </w:r>
            <w:r>
              <w:rPr>
                <w:rFonts w:asciiTheme="minorHAnsi" w:hAnsiTheme="minorHAnsi" w:cs="Calibri"/>
                <w:b/>
                <w:bCs/>
                <w:color w:val="auto"/>
                <w:sz w:val="20"/>
                <w:szCs w:val="20"/>
              </w:rPr>
              <w:t xml:space="preserve">LinkedIn </w:t>
            </w:r>
          </w:p>
          <w:p w14:paraId="19BDE933" w14:textId="77777777" w:rsidR="00B45FFD" w:rsidRDefault="00000000">
            <w:pPr>
              <w:pStyle w:val="ListParagraph"/>
              <w:numPr>
                <w:ilvl w:val="0"/>
                <w:numId w:val="1"/>
              </w:numPr>
              <w:spacing w:before="0"/>
              <w:rPr>
                <w:rFonts w:asciiTheme="minorHAnsi" w:hAnsiTheme="minorHAnsi" w:cs="Calibri"/>
                <w:b/>
                <w:bCs/>
                <w:color w:val="auto"/>
                <w:sz w:val="20"/>
                <w:szCs w:val="20"/>
              </w:rPr>
            </w:pPr>
            <w:r>
              <w:rPr>
                <w:rFonts w:asciiTheme="minorHAnsi" w:hAnsiTheme="minorHAnsi" w:cs="Calibri"/>
                <w:color w:val="auto"/>
                <w:sz w:val="20"/>
                <w:szCs w:val="20"/>
              </w:rPr>
              <w:t xml:space="preserve">Content Marketing Foundations – </w:t>
            </w:r>
            <w:r>
              <w:rPr>
                <w:rFonts w:asciiTheme="minorHAnsi" w:hAnsiTheme="minorHAnsi" w:cs="Calibri"/>
                <w:b/>
                <w:bCs/>
                <w:color w:val="auto"/>
                <w:sz w:val="20"/>
                <w:szCs w:val="20"/>
              </w:rPr>
              <w:t xml:space="preserve">LinkedIn </w:t>
            </w:r>
          </w:p>
          <w:p w14:paraId="25A80E3D" w14:textId="77777777" w:rsidR="00B45FFD" w:rsidRDefault="00B45FFD">
            <w:pPr>
              <w:spacing w:before="0"/>
              <w:rPr>
                <w:rFonts w:asciiTheme="minorHAnsi" w:hAnsiTheme="minorHAnsi" w:cs="Calibri"/>
                <w:b/>
                <w:bCs/>
                <w:color w:val="auto"/>
                <w:sz w:val="20"/>
                <w:szCs w:val="20"/>
              </w:rPr>
            </w:pPr>
          </w:p>
          <w:p w14:paraId="3B37034A" w14:textId="77777777" w:rsidR="00B45FFD" w:rsidRDefault="00000000">
            <w:pPr>
              <w:pStyle w:val="Heading3"/>
              <w:rPr>
                <w:rFonts w:asciiTheme="majorHAnsi" w:hAnsiTheme="majorHAnsi"/>
              </w:rPr>
            </w:pPr>
            <w:r>
              <w:rPr>
                <w:rFonts w:asciiTheme="majorHAnsi" w:hAnsiTheme="majorHAnsi"/>
              </w:rPr>
              <w:t>Honors &amp; Awards</w:t>
            </w:r>
          </w:p>
          <w:p w14:paraId="48861283" w14:textId="77777777" w:rsidR="00B45FFD" w:rsidRPr="00A14107" w:rsidRDefault="00000000">
            <w:pPr>
              <w:pStyle w:val="ListParagraph"/>
              <w:numPr>
                <w:ilvl w:val="0"/>
                <w:numId w:val="6"/>
              </w:numPr>
              <w:spacing w:before="320"/>
              <w:rPr>
                <w:rFonts w:asciiTheme="minorHAnsi" w:hAnsiTheme="minorHAnsi" w:cs="Calibri"/>
                <w:b/>
                <w:bCs/>
                <w:color w:val="auto"/>
                <w:rPrChange w:id="211" w:author="عبدالرحمن سعيد محمد احمد" w:date="2025-06-06T02:52:00Z" w16du:dateUtc="2025-06-05T23:52:00Z">
                  <w:rPr>
                    <w:rFonts w:asciiTheme="minorHAnsi" w:hAnsiTheme="minorHAnsi" w:cs="Calibri"/>
                    <w:b/>
                    <w:bCs/>
                    <w:color w:val="auto"/>
                    <w:sz w:val="20"/>
                    <w:szCs w:val="20"/>
                  </w:rPr>
                </w:rPrChange>
              </w:rPr>
            </w:pPr>
            <w:r w:rsidRPr="00A14107">
              <w:rPr>
                <w:rFonts w:asciiTheme="minorHAnsi" w:hAnsiTheme="minorHAnsi" w:cs="Calibri"/>
                <w:b/>
                <w:bCs/>
                <w:color w:val="auto"/>
                <w:rPrChange w:id="212" w:author="عبدالرحمن سعيد محمد احمد" w:date="2025-06-06T02:52:00Z" w16du:dateUtc="2025-06-05T23:52:00Z">
                  <w:rPr>
                    <w:rFonts w:asciiTheme="minorHAnsi" w:hAnsiTheme="minorHAnsi" w:cs="Calibri"/>
                    <w:b/>
                    <w:bCs/>
                    <w:color w:val="auto"/>
                    <w:sz w:val="20"/>
                    <w:szCs w:val="20"/>
                  </w:rPr>
                </w:rPrChange>
              </w:rPr>
              <w:t xml:space="preserve">Top Achiever by COVALUSE | </w:t>
            </w:r>
            <w:r w:rsidRPr="00A14107">
              <w:rPr>
                <w:rFonts w:asciiTheme="minorHAnsi" w:hAnsiTheme="minorHAnsi" w:cs="Calibri"/>
                <w:color w:val="auto"/>
              </w:rPr>
              <w:t>The top achiever is the member whose final version of the project is approved by the client.</w:t>
            </w:r>
          </w:p>
          <w:p w14:paraId="5A810341" w14:textId="77777777" w:rsidR="00B45FFD" w:rsidRPr="00A14107" w:rsidRDefault="00000000">
            <w:pPr>
              <w:pStyle w:val="ListParagraph"/>
              <w:numPr>
                <w:ilvl w:val="0"/>
                <w:numId w:val="6"/>
              </w:numPr>
              <w:spacing w:before="320"/>
              <w:rPr>
                <w:rFonts w:asciiTheme="minorHAnsi" w:hAnsiTheme="minorHAnsi" w:cs="Calibri"/>
                <w:b/>
                <w:bCs/>
                <w:color w:val="auto"/>
                <w:rPrChange w:id="213" w:author="عبدالرحمن سعيد محمد احمد" w:date="2025-06-06T02:52:00Z" w16du:dateUtc="2025-06-05T23:52:00Z">
                  <w:rPr>
                    <w:rFonts w:asciiTheme="minorHAnsi" w:hAnsiTheme="minorHAnsi" w:cs="Calibri"/>
                    <w:b/>
                    <w:bCs/>
                    <w:color w:val="auto"/>
                    <w:sz w:val="20"/>
                    <w:szCs w:val="20"/>
                  </w:rPr>
                </w:rPrChange>
              </w:rPr>
            </w:pPr>
            <w:r w:rsidRPr="00A14107">
              <w:rPr>
                <w:rFonts w:asciiTheme="minorHAnsi" w:hAnsiTheme="minorHAnsi" w:cs="Calibri"/>
                <w:b/>
                <w:bCs/>
                <w:color w:val="auto"/>
                <w:rPrChange w:id="214" w:author="عبدالرحمن سعيد محمد احمد" w:date="2025-06-06T02:52:00Z" w16du:dateUtc="2025-06-05T23:52:00Z">
                  <w:rPr>
                    <w:rFonts w:asciiTheme="minorHAnsi" w:hAnsiTheme="minorHAnsi" w:cs="Calibri"/>
                    <w:b/>
                    <w:bCs/>
                    <w:color w:val="auto"/>
                    <w:sz w:val="20"/>
                    <w:szCs w:val="20"/>
                  </w:rPr>
                </w:rPrChange>
              </w:rPr>
              <w:t xml:space="preserve">Achiever by COVALUSE | </w:t>
            </w:r>
            <w:r w:rsidRPr="00A14107">
              <w:rPr>
                <w:rFonts w:asciiTheme="minorHAnsi" w:hAnsiTheme="minorHAnsi" w:cs="Calibri"/>
                <w:color w:val="auto"/>
                <w:rPrChange w:id="215" w:author="عبدالرحمن سعيد محمد احمد" w:date="2025-06-06T02:52:00Z" w16du:dateUtc="2025-06-05T23:52:00Z">
                  <w:rPr>
                    <w:rFonts w:asciiTheme="minorHAnsi" w:hAnsiTheme="minorHAnsi" w:cs="Calibri"/>
                    <w:color w:val="auto"/>
                    <w:sz w:val="20"/>
                    <w:szCs w:val="20"/>
                  </w:rPr>
                </w:rPrChange>
              </w:rPr>
              <w:t>An achiever is the member who delivers the outcome of the project.</w:t>
            </w:r>
          </w:p>
          <w:p w14:paraId="2266C263" w14:textId="77777777" w:rsidR="00B45FFD" w:rsidRDefault="00000000">
            <w:pPr>
              <w:pStyle w:val="ListParagraph"/>
              <w:numPr>
                <w:ilvl w:val="0"/>
                <w:numId w:val="6"/>
              </w:numPr>
              <w:spacing w:before="320"/>
              <w:rPr>
                <w:rFonts w:asciiTheme="minorHAnsi" w:hAnsiTheme="minorHAnsi" w:cs="Calibri"/>
                <w:b/>
                <w:bCs/>
                <w:color w:val="auto"/>
                <w:sz w:val="20"/>
                <w:szCs w:val="20"/>
              </w:rPr>
            </w:pPr>
            <w:r w:rsidRPr="00A14107">
              <w:rPr>
                <w:rFonts w:asciiTheme="minorHAnsi" w:hAnsiTheme="minorHAnsi" w:cs="Calibri"/>
                <w:b/>
                <w:bCs/>
                <w:color w:val="auto"/>
                <w:rPrChange w:id="216" w:author="عبدالرحمن سعيد محمد احمد" w:date="2025-06-06T02:52:00Z" w16du:dateUtc="2025-06-05T23:52:00Z">
                  <w:rPr>
                    <w:rFonts w:asciiTheme="minorHAnsi" w:hAnsiTheme="minorHAnsi" w:cs="Calibri"/>
                    <w:b/>
                    <w:bCs/>
                    <w:color w:val="auto"/>
                    <w:sz w:val="20"/>
                    <w:szCs w:val="20"/>
                  </w:rPr>
                </w:rPrChange>
              </w:rPr>
              <w:t xml:space="preserve">Committed by COVALUSE | </w:t>
            </w:r>
            <w:r w:rsidRPr="00A14107">
              <w:rPr>
                <w:rFonts w:asciiTheme="minorHAnsi" w:hAnsiTheme="minorHAnsi" w:cs="Calibri"/>
                <w:color w:val="auto"/>
                <w:rPrChange w:id="217" w:author="عبدالرحمن سعيد محمد احمد" w:date="2025-06-06T02:52:00Z" w16du:dateUtc="2025-06-05T23:52:00Z">
                  <w:rPr>
                    <w:rFonts w:asciiTheme="minorHAnsi" w:hAnsiTheme="minorHAnsi" w:cs="Calibri"/>
                    <w:color w:val="auto"/>
                    <w:sz w:val="20"/>
                    <w:szCs w:val="20"/>
                  </w:rPr>
                </w:rPrChange>
              </w:rPr>
              <w:t>Commitment is the state where the member is dedicated to his tasks.</w:t>
            </w:r>
          </w:p>
        </w:tc>
        <w:tc>
          <w:tcPr>
            <w:tcW w:w="2324" w:type="dxa"/>
            <w:shd w:val="clear" w:color="auto" w:fill="auto"/>
            <w:tcPrChange w:id="218" w:author="عبدالرحمن سعيد محمد احمد" w:date="2025-06-06T02:51:00Z" w16du:dateUtc="2025-06-05T23:51:00Z">
              <w:tcPr>
                <w:tcW w:w="3161" w:type="dxa"/>
                <w:gridSpan w:val="2"/>
                <w:shd w:val="clear" w:color="auto" w:fill="auto"/>
              </w:tcPr>
            </w:tcPrChange>
          </w:tcPr>
          <w:p w14:paraId="5B3C0769" w14:textId="77777777" w:rsidR="00B45FFD" w:rsidRDefault="00000000">
            <w:pPr>
              <w:spacing w:before="0" w:line="276" w:lineRule="auto"/>
              <w:rPr>
                <w:rFonts w:asciiTheme="minorHAnsi" w:eastAsia="Open Sans" w:hAnsiTheme="minorHAnsi" w:cs="Calibri"/>
                <w:color w:val="000000"/>
                <w:sz w:val="20"/>
                <w:szCs w:val="20"/>
              </w:rPr>
            </w:pPr>
            <w:r>
              <w:rPr>
                <w:rFonts w:asciiTheme="minorHAnsi" w:eastAsia="Open Sans" w:hAnsiTheme="minorHAnsi" w:cs="Calibri"/>
                <w:color w:val="000000"/>
                <w:sz w:val="20"/>
                <w:szCs w:val="20"/>
              </w:rPr>
              <w:lastRenderedPageBreak/>
              <w:t>6 October city, Giza</w:t>
            </w:r>
          </w:p>
          <w:p w14:paraId="28F530DF" w14:textId="77777777" w:rsidR="00B45FFD" w:rsidRDefault="00000000">
            <w:pPr>
              <w:spacing w:before="0" w:line="276" w:lineRule="auto"/>
              <w:rPr>
                <w:rFonts w:asciiTheme="minorHAnsi" w:eastAsia="Open Sans" w:hAnsiTheme="minorHAnsi" w:cs="Calibri"/>
                <w:color w:val="000000"/>
                <w:sz w:val="20"/>
                <w:szCs w:val="20"/>
              </w:rPr>
            </w:pPr>
            <w:r>
              <w:rPr>
                <w:rFonts w:asciiTheme="minorHAnsi" w:eastAsia="Open Sans" w:hAnsiTheme="minorHAnsi" w:cs="Calibri"/>
                <w:color w:val="000000"/>
                <w:sz w:val="20"/>
                <w:szCs w:val="20"/>
              </w:rPr>
              <w:t>+20 101 862 5142</w:t>
            </w:r>
          </w:p>
          <w:p w14:paraId="616099CD" w14:textId="77777777" w:rsidR="00B45FFD" w:rsidRDefault="00000000">
            <w:pPr>
              <w:spacing w:before="0" w:line="276" w:lineRule="auto"/>
              <w:rPr>
                <w:rStyle w:val="Hyperlink"/>
                <w:rFonts w:asciiTheme="minorHAnsi" w:hAnsiTheme="minorHAnsi" w:cs="Calibri"/>
                <w:sz w:val="20"/>
                <w:szCs w:val="20"/>
              </w:rPr>
            </w:pPr>
            <w:r>
              <w:fldChar w:fldCharType="begin"/>
            </w:r>
            <w:r>
              <w:instrText>HYPERLINK "mailto:sabdo6177@gmail.com" \h</w:instrText>
            </w:r>
            <w:r>
              <w:fldChar w:fldCharType="separate"/>
            </w:r>
            <w:r>
              <w:rPr>
                <w:rStyle w:val="Hyperlink"/>
                <w:rFonts w:asciiTheme="minorHAnsi" w:hAnsiTheme="minorHAnsi" w:cs="Calibri"/>
                <w:sz w:val="20"/>
                <w:szCs w:val="20"/>
              </w:rPr>
              <w:t>Gmail</w:t>
            </w:r>
            <w:r>
              <w:fldChar w:fldCharType="end"/>
            </w:r>
            <w:r>
              <w:rPr>
                <w:rStyle w:val="Hyperlink"/>
                <w:rFonts w:asciiTheme="minorHAnsi" w:hAnsiTheme="minorHAnsi" w:cs="Calibri"/>
                <w:sz w:val="20"/>
                <w:szCs w:val="20"/>
              </w:rPr>
              <w:t>: sabdo6177@gmail.com</w:t>
            </w:r>
          </w:p>
          <w:p w14:paraId="51F92F8E" w14:textId="77777777" w:rsidR="00B45FFD" w:rsidRDefault="00000000">
            <w:pPr>
              <w:spacing w:before="0" w:line="276" w:lineRule="auto"/>
              <w:rPr>
                <w:rStyle w:val="Hyperlink"/>
                <w:rFonts w:asciiTheme="minorHAnsi" w:hAnsiTheme="minorHAnsi" w:cs="Calibri"/>
                <w:sz w:val="20"/>
                <w:szCs w:val="20"/>
              </w:rPr>
            </w:pPr>
            <w:r>
              <w:fldChar w:fldCharType="begin"/>
            </w:r>
            <w:r>
              <w:instrText>HYPERLINK "https://www.linkedin.com/in/abdulrahman-elshafie/" \h</w:instrText>
            </w:r>
            <w:r>
              <w:fldChar w:fldCharType="separate"/>
            </w:r>
            <w:r>
              <w:rPr>
                <w:rStyle w:val="Hyperlink"/>
                <w:rFonts w:asciiTheme="minorHAnsi" w:hAnsiTheme="minorHAnsi" w:cs="Calibri"/>
                <w:sz w:val="20"/>
                <w:szCs w:val="20"/>
              </w:rPr>
              <w:t>LinkedIn</w:t>
            </w:r>
            <w:r>
              <w:fldChar w:fldCharType="end"/>
            </w:r>
            <w:r>
              <w:rPr>
                <w:rStyle w:val="Hyperlink"/>
                <w:rFonts w:asciiTheme="minorHAnsi" w:hAnsiTheme="minorHAnsi" w:cs="Calibri"/>
                <w:sz w:val="20"/>
                <w:szCs w:val="20"/>
              </w:rPr>
              <w:t>: https://www.linkedin.com/in/abdulrahman-elshafie/</w:t>
            </w:r>
          </w:p>
          <w:p w14:paraId="5FA22B82" w14:textId="4C2A1888" w:rsidR="00B45FFD" w:rsidRDefault="00000000">
            <w:pPr>
              <w:spacing w:before="0" w:line="276" w:lineRule="auto"/>
              <w:rPr>
                <w:ins w:id="219" w:author="عبدالرحمن سعيد محمد احمد" w:date="2025-06-06T02:40:00Z" w16du:dateUtc="2025-06-05T23:40:00Z"/>
                <w:rStyle w:val="Hyperlink"/>
                <w:rFonts w:asciiTheme="minorHAnsi" w:eastAsia="Open Sans" w:hAnsiTheme="minorHAnsi" w:cs="Calibri"/>
                <w:sz w:val="20"/>
                <w:szCs w:val="20"/>
              </w:rPr>
            </w:pPr>
            <w:r>
              <w:fldChar w:fldCharType="begin"/>
            </w:r>
            <w:r>
              <w:instrText>HYPERLINK "https://github.com/AbdulrahmanElshafie" \h</w:instrText>
            </w:r>
            <w:r>
              <w:fldChar w:fldCharType="separate"/>
            </w:r>
            <w:r>
              <w:rPr>
                <w:rStyle w:val="Hyperlink"/>
                <w:rFonts w:asciiTheme="minorHAnsi" w:eastAsia="Open Sans" w:hAnsiTheme="minorHAnsi" w:cs="Calibri"/>
                <w:sz w:val="20"/>
                <w:szCs w:val="20"/>
              </w:rPr>
              <w:t>GitHub</w:t>
            </w:r>
            <w:r>
              <w:fldChar w:fldCharType="end"/>
            </w:r>
            <w:r>
              <w:rPr>
                <w:rStyle w:val="Hyperlink"/>
                <w:rFonts w:asciiTheme="minorHAnsi" w:eastAsia="Open Sans" w:hAnsiTheme="minorHAnsi" w:cs="Calibri"/>
                <w:sz w:val="20"/>
                <w:szCs w:val="20"/>
              </w:rPr>
              <w:t xml:space="preserve">: </w:t>
            </w:r>
            <w:ins w:id="220" w:author="عبدالرحمن سعيد محمد احمد" w:date="2025-06-06T02:40:00Z" w16du:dateUtc="2025-06-05T23:40:00Z">
              <w:r w:rsidR="00463BEE">
                <w:rPr>
                  <w:rStyle w:val="Hyperlink"/>
                  <w:rFonts w:asciiTheme="minorHAnsi" w:eastAsia="Open Sans" w:hAnsiTheme="minorHAnsi" w:cs="Calibri"/>
                  <w:sz w:val="20"/>
                  <w:szCs w:val="20"/>
                </w:rPr>
                <w:fldChar w:fldCharType="begin"/>
              </w:r>
              <w:r w:rsidR="00463BEE">
                <w:rPr>
                  <w:rStyle w:val="Hyperlink"/>
                  <w:rFonts w:asciiTheme="minorHAnsi" w:eastAsia="Open Sans" w:hAnsiTheme="minorHAnsi" w:cs="Calibri"/>
                  <w:sz w:val="20"/>
                  <w:szCs w:val="20"/>
                </w:rPr>
                <w:instrText>HYPERLINK "</w:instrText>
              </w:r>
            </w:ins>
            <w:r w:rsidR="00463BEE">
              <w:rPr>
                <w:rStyle w:val="Hyperlink"/>
                <w:rFonts w:asciiTheme="minorHAnsi" w:eastAsia="Open Sans" w:hAnsiTheme="minorHAnsi" w:cs="Calibri"/>
                <w:sz w:val="20"/>
                <w:szCs w:val="20"/>
              </w:rPr>
              <w:instrText>https://github.com/AbdulrahmanElshafie</w:instrText>
            </w:r>
            <w:ins w:id="221" w:author="عبدالرحمن سعيد محمد احمد" w:date="2025-06-06T02:40:00Z" w16du:dateUtc="2025-06-05T23:40:00Z">
              <w:r w:rsidR="00463BEE">
                <w:rPr>
                  <w:rStyle w:val="Hyperlink"/>
                  <w:rFonts w:asciiTheme="minorHAnsi" w:eastAsia="Open Sans" w:hAnsiTheme="minorHAnsi" w:cs="Calibri"/>
                  <w:sz w:val="20"/>
                  <w:szCs w:val="20"/>
                </w:rPr>
                <w:instrText>"</w:instrText>
              </w:r>
              <w:r w:rsidR="00463BEE">
                <w:rPr>
                  <w:rStyle w:val="Hyperlink"/>
                  <w:rFonts w:asciiTheme="minorHAnsi" w:eastAsia="Open Sans" w:hAnsiTheme="minorHAnsi" w:cs="Calibri"/>
                  <w:sz w:val="20"/>
                  <w:szCs w:val="20"/>
                </w:rPr>
                <w:fldChar w:fldCharType="separate"/>
              </w:r>
            </w:ins>
            <w:r w:rsidR="00463BEE" w:rsidRPr="009420C2">
              <w:rPr>
                <w:rStyle w:val="Hyperlink"/>
                <w:rFonts w:asciiTheme="minorHAnsi" w:eastAsia="Open Sans" w:hAnsiTheme="minorHAnsi" w:cs="Calibri"/>
                <w:sz w:val="20"/>
                <w:szCs w:val="20"/>
              </w:rPr>
              <w:t>https://github.com/AbdulrahmanElshafie</w:t>
            </w:r>
            <w:ins w:id="222" w:author="عبدالرحمن سعيد محمد احمد" w:date="2025-06-06T02:40:00Z" w16du:dateUtc="2025-06-05T23:40:00Z">
              <w:r w:rsidR="00463BEE">
                <w:rPr>
                  <w:rStyle w:val="Hyperlink"/>
                  <w:rFonts w:asciiTheme="minorHAnsi" w:eastAsia="Open Sans" w:hAnsiTheme="minorHAnsi" w:cs="Calibri"/>
                  <w:sz w:val="20"/>
                  <w:szCs w:val="20"/>
                </w:rPr>
                <w:fldChar w:fldCharType="end"/>
              </w:r>
            </w:ins>
          </w:p>
          <w:p w14:paraId="0677A9D3" w14:textId="79462AA9" w:rsidR="00463BEE" w:rsidRPr="00774AB1" w:rsidRDefault="00463BEE">
            <w:pPr>
              <w:spacing w:before="0" w:line="276" w:lineRule="auto"/>
              <w:rPr>
                <w:rStyle w:val="Hyperlink"/>
                <w:rPrChange w:id="223" w:author="عبدالرحمن سعيد محمد احمد" w:date="2025-06-06T02:47:00Z" w16du:dateUtc="2025-06-05T23:47:00Z">
                  <w:rPr>
                    <w:rFonts w:asciiTheme="minorHAnsi" w:eastAsia="Open Sans" w:hAnsiTheme="minorHAnsi" w:cs="Calibri"/>
                    <w:color w:val="1155CC"/>
                    <w:sz w:val="20"/>
                    <w:szCs w:val="20"/>
                    <w:u w:val="single"/>
                  </w:rPr>
                </w:rPrChange>
              </w:rPr>
            </w:pPr>
            <w:ins w:id="224" w:author="عبدالرحمن سعيد محمد احمد" w:date="2025-06-06T02:40:00Z" w16du:dateUtc="2025-06-05T23:40:00Z">
              <w:r w:rsidRPr="00774AB1">
                <w:rPr>
                  <w:rStyle w:val="Hyperlink"/>
                  <w:rFonts w:asciiTheme="minorHAnsi" w:eastAsia="Open Sans" w:hAnsiTheme="minorHAnsi" w:cs="Calibri"/>
                  <w:sz w:val="20"/>
                  <w:szCs w:val="20"/>
                  <w:rPrChange w:id="225" w:author="عبدالرحمن سعيد محمد احمد" w:date="2025-06-06T02:47:00Z" w16du:dateUtc="2025-06-05T23:47:00Z">
                    <w:rPr>
                      <w:rStyle w:val="Hyperlink"/>
                    </w:rPr>
                  </w:rPrChange>
                </w:rPr>
                <w:t xml:space="preserve">Website: </w:t>
              </w:r>
              <w:r w:rsidRPr="00774AB1">
                <w:rPr>
                  <w:rStyle w:val="Hyperlink"/>
                  <w:rFonts w:asciiTheme="minorHAnsi" w:eastAsia="Open Sans" w:hAnsiTheme="minorHAnsi" w:cs="Calibri"/>
                  <w:sz w:val="20"/>
                  <w:szCs w:val="20"/>
                  <w:rPrChange w:id="226" w:author="عبدالرحمن سعيد محمد احمد" w:date="2025-06-06T02:47:00Z" w16du:dateUtc="2025-06-05T23:47:00Z">
                    <w:rPr>
                      <w:rStyle w:val="Hyperlink"/>
                    </w:rPr>
                  </w:rPrChange>
                </w:rPr>
                <w:t>http://abdulrahman-elshafie.me/</w:t>
              </w:r>
            </w:ins>
          </w:p>
          <w:p w14:paraId="6B6BFAA8" w14:textId="77777777" w:rsidR="00B45FFD" w:rsidRDefault="00B45FFD">
            <w:pPr>
              <w:spacing w:before="0" w:line="276" w:lineRule="auto"/>
              <w:rPr>
                <w:rFonts w:asciiTheme="minorHAnsi" w:eastAsia="Open Sans" w:hAnsiTheme="minorHAnsi" w:cs="Calibri"/>
                <w:color w:val="000000"/>
              </w:rPr>
            </w:pPr>
          </w:p>
        </w:tc>
      </w:tr>
    </w:tbl>
    <w:p w14:paraId="36AB21C0" w14:textId="77777777" w:rsidR="00B45FFD" w:rsidRDefault="00B45FFD" w:rsidP="00A14107">
      <w:pPr>
        <w:rPr>
          <w:rFonts w:asciiTheme="minorHAnsi" w:hAnsiTheme="minorHAnsi" w:cs="Calibri"/>
        </w:rPr>
      </w:pPr>
    </w:p>
    <w:sectPr w:rsidR="00B45FFD">
      <w:pgSz w:w="12240" w:h="15840"/>
      <w:pgMar w:top="431" w:right="863" w:bottom="0" w:left="863"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D6A"/>
    <w:multiLevelType w:val="multilevel"/>
    <w:tmpl w:val="088E6AE0"/>
    <w:lvl w:ilvl="0">
      <w:start w:val="1"/>
      <w:numFmt w:val="bullet"/>
      <w:lvlText w:val=""/>
      <w:lvlJc w:val="left"/>
      <w:pPr>
        <w:tabs>
          <w:tab w:val="num" w:pos="180"/>
        </w:tabs>
        <w:ind w:left="900" w:hanging="360"/>
      </w:pPr>
      <w:rPr>
        <w:rFonts w:ascii="Symbol" w:hAnsi="Symbol" w:cs="Symbol" w:hint="default"/>
      </w:rPr>
    </w:lvl>
    <w:lvl w:ilvl="1">
      <w:start w:val="1"/>
      <w:numFmt w:val="bullet"/>
      <w:lvlText w:val="o"/>
      <w:lvlJc w:val="left"/>
      <w:pPr>
        <w:tabs>
          <w:tab w:val="num" w:pos="180"/>
        </w:tabs>
        <w:ind w:left="1620" w:hanging="360"/>
      </w:pPr>
      <w:rPr>
        <w:rFonts w:ascii="Courier New" w:hAnsi="Courier New" w:cs="Courier New" w:hint="default"/>
      </w:rPr>
    </w:lvl>
    <w:lvl w:ilvl="2">
      <w:start w:val="1"/>
      <w:numFmt w:val="bullet"/>
      <w:lvlText w:val=""/>
      <w:lvlJc w:val="left"/>
      <w:pPr>
        <w:tabs>
          <w:tab w:val="num" w:pos="180"/>
        </w:tabs>
        <w:ind w:left="2340" w:hanging="360"/>
      </w:pPr>
      <w:rPr>
        <w:rFonts w:ascii="Wingdings" w:hAnsi="Wingdings" w:cs="Wingdings" w:hint="default"/>
      </w:rPr>
    </w:lvl>
    <w:lvl w:ilvl="3">
      <w:start w:val="1"/>
      <w:numFmt w:val="bullet"/>
      <w:lvlText w:val=""/>
      <w:lvlJc w:val="left"/>
      <w:pPr>
        <w:tabs>
          <w:tab w:val="num" w:pos="180"/>
        </w:tabs>
        <w:ind w:left="3060" w:hanging="360"/>
      </w:pPr>
      <w:rPr>
        <w:rFonts w:ascii="Symbol" w:hAnsi="Symbol" w:cs="Symbol" w:hint="default"/>
      </w:rPr>
    </w:lvl>
    <w:lvl w:ilvl="4">
      <w:start w:val="1"/>
      <w:numFmt w:val="bullet"/>
      <w:lvlText w:val="o"/>
      <w:lvlJc w:val="left"/>
      <w:pPr>
        <w:tabs>
          <w:tab w:val="num" w:pos="180"/>
        </w:tabs>
        <w:ind w:left="3780" w:hanging="360"/>
      </w:pPr>
      <w:rPr>
        <w:rFonts w:ascii="Courier New" w:hAnsi="Courier New" w:cs="Courier New" w:hint="default"/>
      </w:rPr>
    </w:lvl>
    <w:lvl w:ilvl="5">
      <w:start w:val="1"/>
      <w:numFmt w:val="bullet"/>
      <w:lvlText w:val=""/>
      <w:lvlJc w:val="left"/>
      <w:pPr>
        <w:tabs>
          <w:tab w:val="num" w:pos="180"/>
        </w:tabs>
        <w:ind w:left="4500" w:hanging="360"/>
      </w:pPr>
      <w:rPr>
        <w:rFonts w:ascii="Wingdings" w:hAnsi="Wingdings" w:cs="Wingdings" w:hint="default"/>
      </w:rPr>
    </w:lvl>
    <w:lvl w:ilvl="6">
      <w:start w:val="1"/>
      <w:numFmt w:val="bullet"/>
      <w:lvlText w:val=""/>
      <w:lvlJc w:val="left"/>
      <w:pPr>
        <w:tabs>
          <w:tab w:val="num" w:pos="180"/>
        </w:tabs>
        <w:ind w:left="5220" w:hanging="360"/>
      </w:pPr>
      <w:rPr>
        <w:rFonts w:ascii="Symbol" w:hAnsi="Symbol" w:cs="Symbol" w:hint="default"/>
      </w:rPr>
    </w:lvl>
    <w:lvl w:ilvl="7">
      <w:start w:val="1"/>
      <w:numFmt w:val="bullet"/>
      <w:lvlText w:val="o"/>
      <w:lvlJc w:val="left"/>
      <w:pPr>
        <w:tabs>
          <w:tab w:val="num" w:pos="180"/>
        </w:tabs>
        <w:ind w:left="5940" w:hanging="360"/>
      </w:pPr>
      <w:rPr>
        <w:rFonts w:ascii="Courier New" w:hAnsi="Courier New" w:cs="Courier New" w:hint="default"/>
      </w:rPr>
    </w:lvl>
    <w:lvl w:ilvl="8">
      <w:start w:val="1"/>
      <w:numFmt w:val="bullet"/>
      <w:lvlText w:val=""/>
      <w:lvlJc w:val="left"/>
      <w:pPr>
        <w:tabs>
          <w:tab w:val="num" w:pos="180"/>
        </w:tabs>
        <w:ind w:left="6660" w:hanging="360"/>
      </w:pPr>
      <w:rPr>
        <w:rFonts w:ascii="Wingdings" w:hAnsi="Wingdings" w:cs="Wingdings" w:hint="default"/>
      </w:rPr>
    </w:lvl>
  </w:abstractNum>
  <w:abstractNum w:abstractNumId="1" w15:restartNumberingAfterBreak="0">
    <w:nsid w:val="019148A6"/>
    <w:multiLevelType w:val="multilevel"/>
    <w:tmpl w:val="8A94E00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15:restartNumberingAfterBreak="0">
    <w:nsid w:val="0EE06265"/>
    <w:multiLevelType w:val="multilevel"/>
    <w:tmpl w:val="3A4E2422"/>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9A6198D"/>
    <w:multiLevelType w:val="multilevel"/>
    <w:tmpl w:val="D7F8FB28"/>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bullet"/>
      <w:lvlText w:val="■"/>
      <w:lvlJc w:val="left"/>
      <w:pPr>
        <w:tabs>
          <w:tab w:val="num" w:pos="0"/>
        </w:tabs>
        <w:ind w:left="1800" w:hanging="360"/>
      </w:pPr>
      <w:rPr>
        <w:rFonts w:ascii="OpenSymbol" w:hAnsi="OpenSymbol" w:cs="OpenSymbol" w:hint="default"/>
      </w:rPr>
    </w:lvl>
    <w:lvl w:ilvl="3">
      <w:start w:val="1"/>
      <w:numFmt w:val="bullet"/>
      <w:lvlText w:val=""/>
      <w:lvlJc w:val="left"/>
      <w:pPr>
        <w:tabs>
          <w:tab w:val="num" w:pos="0"/>
        </w:tabs>
        <w:ind w:left="2520" w:hanging="360"/>
      </w:pPr>
      <w:rPr>
        <w:rFonts w:ascii="Wingdings" w:hAnsi="Wingdings" w:cs="Wingdings" w:hint="default"/>
      </w:rPr>
    </w:lvl>
    <w:lvl w:ilvl="4">
      <w:start w:val="1"/>
      <w:numFmt w:val="bullet"/>
      <w:lvlText w:val=""/>
      <w:lvlJc w:val="left"/>
      <w:pPr>
        <w:tabs>
          <w:tab w:val="num" w:pos="0"/>
        </w:tabs>
        <w:ind w:left="3240" w:hanging="360"/>
      </w:pPr>
      <w:rPr>
        <w:rFonts w:ascii="Wingdings 2" w:hAnsi="Wingdings 2" w:cs="Wingdings 2" w:hint="default"/>
      </w:rPr>
    </w:lvl>
    <w:lvl w:ilvl="5">
      <w:start w:val="1"/>
      <w:numFmt w:val="bullet"/>
      <w:lvlText w:val="■"/>
      <w:lvlJc w:val="left"/>
      <w:pPr>
        <w:tabs>
          <w:tab w:val="num" w:pos="0"/>
        </w:tabs>
        <w:ind w:left="3960" w:hanging="360"/>
      </w:pPr>
      <w:rPr>
        <w:rFonts w:ascii="OpenSymbol" w:hAnsi="OpenSymbol" w:cs="OpenSymbol" w:hint="default"/>
      </w:rPr>
    </w:lvl>
    <w:lvl w:ilvl="6">
      <w:start w:val="1"/>
      <w:numFmt w:val="bullet"/>
      <w:lvlText w:val=""/>
      <w:lvlJc w:val="left"/>
      <w:pPr>
        <w:tabs>
          <w:tab w:val="num" w:pos="0"/>
        </w:tabs>
        <w:ind w:left="4680" w:hanging="360"/>
      </w:pPr>
      <w:rPr>
        <w:rFonts w:ascii="Wingdings" w:hAnsi="Wingdings" w:cs="Wingdings" w:hint="default"/>
      </w:rPr>
    </w:lvl>
    <w:lvl w:ilvl="7">
      <w:start w:val="1"/>
      <w:numFmt w:val="bullet"/>
      <w:lvlText w:val=""/>
      <w:lvlJc w:val="left"/>
      <w:pPr>
        <w:tabs>
          <w:tab w:val="num" w:pos="0"/>
        </w:tabs>
        <w:ind w:left="5400" w:hanging="360"/>
      </w:pPr>
      <w:rPr>
        <w:rFonts w:ascii="Wingdings 2" w:hAnsi="Wingdings 2" w:cs="Wingdings 2" w:hint="default"/>
      </w:rPr>
    </w:lvl>
    <w:lvl w:ilvl="8">
      <w:start w:val="1"/>
      <w:numFmt w:val="bullet"/>
      <w:lvlText w:val="■"/>
      <w:lvlJc w:val="left"/>
      <w:pPr>
        <w:tabs>
          <w:tab w:val="num" w:pos="0"/>
        </w:tabs>
        <w:ind w:left="6120" w:hanging="360"/>
      </w:pPr>
      <w:rPr>
        <w:rFonts w:ascii="OpenSymbol" w:hAnsi="OpenSymbol" w:cs="OpenSymbol" w:hint="default"/>
      </w:rPr>
    </w:lvl>
  </w:abstractNum>
  <w:abstractNum w:abstractNumId="4" w15:restartNumberingAfterBreak="0">
    <w:nsid w:val="1A0A323E"/>
    <w:multiLevelType w:val="multilevel"/>
    <w:tmpl w:val="6B0E64A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1D9B00E6"/>
    <w:multiLevelType w:val="multilevel"/>
    <w:tmpl w:val="370067B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23A4190"/>
    <w:multiLevelType w:val="hybridMultilevel"/>
    <w:tmpl w:val="6562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F01B03"/>
    <w:multiLevelType w:val="multilevel"/>
    <w:tmpl w:val="E0129AB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15:restartNumberingAfterBreak="0">
    <w:nsid w:val="2B0A6C06"/>
    <w:multiLevelType w:val="multilevel"/>
    <w:tmpl w:val="ECBC7F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B962985"/>
    <w:multiLevelType w:val="multilevel"/>
    <w:tmpl w:val="3104D7EE"/>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BDF07C3"/>
    <w:multiLevelType w:val="multilevel"/>
    <w:tmpl w:val="E3DACA9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num w:numId="1" w16cid:durableId="112020472">
    <w:abstractNumId w:val="5"/>
  </w:num>
  <w:num w:numId="2" w16cid:durableId="1474828168">
    <w:abstractNumId w:val="3"/>
  </w:num>
  <w:num w:numId="3" w16cid:durableId="820511248">
    <w:abstractNumId w:val="10"/>
  </w:num>
  <w:num w:numId="4" w16cid:durableId="922951773">
    <w:abstractNumId w:val="7"/>
  </w:num>
  <w:num w:numId="5" w16cid:durableId="1312372038">
    <w:abstractNumId w:val="1"/>
  </w:num>
  <w:num w:numId="6" w16cid:durableId="1158155790">
    <w:abstractNumId w:val="4"/>
  </w:num>
  <w:num w:numId="7" w16cid:durableId="846359652">
    <w:abstractNumId w:val="0"/>
  </w:num>
  <w:num w:numId="8" w16cid:durableId="942608979">
    <w:abstractNumId w:val="8"/>
  </w:num>
  <w:num w:numId="9" w16cid:durableId="187331952">
    <w:abstractNumId w:val="9"/>
  </w:num>
  <w:num w:numId="10" w16cid:durableId="2086952595">
    <w:abstractNumId w:val="2"/>
  </w:num>
  <w:num w:numId="11" w16cid:durableId="18343708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عبدالرحمن سعيد محمد احمد">
    <w15:presenceInfo w15:providerId="AD" w15:userId="S::11410120200287@stud.cu.edu.eg::239ac60a-523f-4887-a5fa-172625af0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FD"/>
    <w:rsid w:val="00015148"/>
    <w:rsid w:val="001640D6"/>
    <w:rsid w:val="0021379D"/>
    <w:rsid w:val="00220EF2"/>
    <w:rsid w:val="0025070B"/>
    <w:rsid w:val="00274CF2"/>
    <w:rsid w:val="00285F21"/>
    <w:rsid w:val="003161B2"/>
    <w:rsid w:val="004023B0"/>
    <w:rsid w:val="00463BEE"/>
    <w:rsid w:val="005B2E57"/>
    <w:rsid w:val="006123FE"/>
    <w:rsid w:val="006B7E86"/>
    <w:rsid w:val="00752947"/>
    <w:rsid w:val="00774AB1"/>
    <w:rsid w:val="00862617"/>
    <w:rsid w:val="00A14107"/>
    <w:rsid w:val="00B234E2"/>
    <w:rsid w:val="00B45FFD"/>
    <w:rsid w:val="00BC2390"/>
    <w:rsid w:val="00C43438"/>
    <w:rsid w:val="00C510B9"/>
    <w:rsid w:val="00C869A8"/>
    <w:rsid w:val="00CD0357"/>
    <w:rsid w:val="00ED149E"/>
    <w:rsid w:val="00F519C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C68D9"/>
  <w15:docId w15:val="{D6F0DC60-7069-478D-99D2-701964AF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82"/>
    <w:pPr>
      <w:widowControl w:val="0"/>
      <w:spacing w:before="120" w:line="312" w:lineRule="auto"/>
      <w:ind w:right="300"/>
    </w:pPr>
    <w:rPr>
      <w:rFonts w:ascii="Merriweather" w:eastAsia="Merriweather" w:hAnsi="Merriweather" w:cs="Merriweather"/>
      <w:color w:val="666666"/>
      <w:kern w:val="0"/>
      <w:sz w:val="18"/>
      <w:szCs w:val="18"/>
      <w:lang w:val="en"/>
      <w14:ligatures w14:val="none"/>
    </w:rPr>
  </w:style>
  <w:style w:type="paragraph" w:styleId="Heading1">
    <w:name w:val="heading 1"/>
    <w:basedOn w:val="Normal"/>
    <w:next w:val="Normal"/>
    <w:link w:val="Heading1Char"/>
    <w:uiPriority w:val="9"/>
    <w:qFormat/>
    <w:rsid w:val="00280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0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2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2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2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2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80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80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280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280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80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80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80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80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802B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802B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802B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802B7"/>
    <w:rPr>
      <w:i/>
      <w:iCs/>
      <w:color w:val="404040" w:themeColor="text1" w:themeTint="BF"/>
    </w:rPr>
  </w:style>
  <w:style w:type="character" w:styleId="IntenseEmphasis">
    <w:name w:val="Intense Emphasis"/>
    <w:basedOn w:val="DefaultParagraphFont"/>
    <w:uiPriority w:val="21"/>
    <w:qFormat/>
    <w:rsid w:val="002802B7"/>
    <w:rPr>
      <w:i/>
      <w:iCs/>
      <w:color w:val="0F4761" w:themeColor="accent1" w:themeShade="BF"/>
    </w:rPr>
  </w:style>
  <w:style w:type="character" w:customStyle="1" w:styleId="IntenseQuoteChar">
    <w:name w:val="Intense Quote Char"/>
    <w:basedOn w:val="DefaultParagraphFont"/>
    <w:link w:val="IntenseQuote"/>
    <w:uiPriority w:val="30"/>
    <w:qFormat/>
    <w:rsid w:val="002802B7"/>
    <w:rPr>
      <w:i/>
      <w:iCs/>
      <w:color w:val="0F4761" w:themeColor="accent1" w:themeShade="BF"/>
    </w:rPr>
  </w:style>
  <w:style w:type="character" w:styleId="IntenseReference">
    <w:name w:val="Intense Reference"/>
    <w:basedOn w:val="DefaultParagraphFont"/>
    <w:uiPriority w:val="32"/>
    <w:qFormat/>
    <w:rsid w:val="002802B7"/>
    <w:rPr>
      <w:b/>
      <w:bCs/>
      <w:smallCaps/>
      <w:color w:val="0F4761" w:themeColor="accent1" w:themeShade="BF"/>
      <w:spacing w:val="5"/>
    </w:rPr>
  </w:style>
  <w:style w:type="character" w:styleId="Hyperlink">
    <w:name w:val="Hyperlink"/>
    <w:basedOn w:val="DefaultParagraphFont"/>
    <w:uiPriority w:val="99"/>
    <w:unhideWhenUsed/>
    <w:rsid w:val="002802B7"/>
    <w:rPr>
      <w:color w:val="467886" w:themeColor="hyperlink"/>
      <w:u w:val="single"/>
    </w:rPr>
  </w:style>
  <w:style w:type="character" w:styleId="UnresolvedMention">
    <w:name w:val="Unresolved Mention"/>
    <w:basedOn w:val="DefaultParagraphFont"/>
    <w:uiPriority w:val="99"/>
    <w:semiHidden/>
    <w:unhideWhenUsed/>
    <w:qFormat/>
    <w:rsid w:val="006E76A6"/>
    <w:rPr>
      <w:color w:val="605E5C"/>
      <w:shd w:val="clear" w:color="auto" w:fill="E1DFDD"/>
    </w:rPr>
  </w:style>
  <w:style w:type="character" w:styleId="Strong">
    <w:name w:val="Strong"/>
    <w:basedOn w:val="DefaultParagraphFont"/>
    <w:uiPriority w:val="22"/>
    <w:qFormat/>
    <w:rsid w:val="00A63473"/>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2802B7"/>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280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2B7"/>
    <w:pPr>
      <w:spacing w:before="160"/>
      <w:jc w:val="center"/>
    </w:pPr>
    <w:rPr>
      <w:i/>
      <w:iCs/>
      <w:color w:val="404040" w:themeColor="text1" w:themeTint="BF"/>
    </w:rPr>
  </w:style>
  <w:style w:type="paragraph" w:styleId="ListParagraph">
    <w:name w:val="List Paragraph"/>
    <w:basedOn w:val="Normal"/>
    <w:uiPriority w:val="34"/>
    <w:qFormat/>
    <w:rsid w:val="002802B7"/>
    <w:pPr>
      <w:ind w:left="720"/>
      <w:contextualSpacing/>
    </w:pPr>
  </w:style>
  <w:style w:type="paragraph" w:styleId="IntenseQuote">
    <w:name w:val="Intense Quote"/>
    <w:basedOn w:val="Normal"/>
    <w:next w:val="Normal"/>
    <w:link w:val="IntenseQuoteChar"/>
    <w:uiPriority w:val="30"/>
    <w:qFormat/>
    <w:rsid w:val="002802B7"/>
    <w:pPr>
      <w:pBdr>
        <w:top w:val="single" w:sz="4" w:space="10" w:color="0F4761"/>
        <w:bottom w:val="single" w:sz="4" w:space="10" w:color="0F4761"/>
      </w:pBdr>
      <w:spacing w:before="360" w:after="360"/>
      <w:ind w:left="864" w:right="864"/>
      <w:jc w:val="center"/>
    </w:pPr>
    <w:rPr>
      <w:i/>
      <w:iCs/>
      <w:color w:val="0F4761" w:themeColor="accent1" w:themeShade="BF"/>
    </w:rPr>
  </w:style>
  <w:style w:type="table" w:styleId="TableGrid">
    <w:name w:val="Table Grid"/>
    <w:basedOn w:val="TableNormal"/>
    <w:uiPriority w:val="39"/>
    <w:rsid w:val="00D76A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D0357"/>
    <w:pPr>
      <w:suppressAutoHyphens w:val="0"/>
    </w:pPr>
    <w:rPr>
      <w:rFonts w:ascii="Merriweather" w:eastAsia="Merriweather" w:hAnsi="Merriweather" w:cs="Merriweather"/>
      <w:color w:val="666666"/>
      <w:kern w:val="0"/>
      <w:sz w:val="18"/>
      <w:szCs w:val="18"/>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1978</TotalTime>
  <Pages>4</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Elshafie</dc:creator>
  <dc:description/>
  <cp:lastModifiedBy>عبدالرحمن سعيد محمد احمد</cp:lastModifiedBy>
  <cp:revision>862</cp:revision>
  <cp:lastPrinted>2024-06-24T15:25:00Z</cp:lastPrinted>
  <dcterms:created xsi:type="dcterms:W3CDTF">2024-05-23T16:49:00Z</dcterms:created>
  <dcterms:modified xsi:type="dcterms:W3CDTF">2025-06-05T23:53:00Z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